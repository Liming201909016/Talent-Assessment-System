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0B9CA">
      <w:pPr>
        <w:spacing w:line="360" w:lineRule="auto"/>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管理特质测验</w:t>
      </w:r>
    </w:p>
    <w:p w14:paraId="22018559">
      <w:p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一、测验介绍</w:t>
      </w:r>
    </w:p>
    <w:p w14:paraId="6D3E56D6">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作为一个卓越的管理者，不仅需要拥有坚实的专业知识和精湛的技能，还须具备</w:t>
      </w:r>
      <w:ins w:id="0" w:author="huawei" w:date="2025-03-03T14:21:02Z">
        <w:r>
          <w:rPr>
            <w:rFonts w:hint="eastAsia" w:ascii="宋体" w:hAnsi="宋体" w:eastAsia="宋体" w:cs="宋体"/>
            <w:sz w:val="24"/>
            <w:szCs w:val="24"/>
            <w:lang w:val="en-US" w:eastAsia="zh-CN"/>
          </w:rPr>
          <w:t>良好</w:t>
        </w:r>
      </w:ins>
      <w:r>
        <w:rPr>
          <w:rFonts w:hint="eastAsia" w:ascii="宋体" w:hAnsi="宋体" w:eastAsia="宋体" w:cs="宋体"/>
          <w:sz w:val="24"/>
          <w:szCs w:val="24"/>
          <w:lang w:val="en-US" w:eastAsia="zh-CN"/>
        </w:rPr>
        <w:t>的个人特质以应对各种复杂多变的情境。为了深入剖析受测者是否具备成为优秀管理者的潜在素质，运用管理特质测验已成为一种行之有效的途径。借助管理特质测验的评估，企业得以洞察受测者的内在特质，进而构建出个性化的培养路径以及系统的职业发展规划。这一测评工具在提升受测者的综合素质以及推动企业的全面发展中发挥至关重要的作用。</w:t>
      </w:r>
    </w:p>
    <w:p w14:paraId="60010E38">
      <w:pPr>
        <w:spacing w:line="360" w:lineRule="auto"/>
        <w:ind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二、理论依据</w:t>
      </w:r>
    </w:p>
    <w:p w14:paraId="2A197523">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特质测验是依据领导特质理论，提出了有效的领导者可以从个人的性格品质特征中识别出来。领导特质理论是一种从多种角度解释领导效果的理论，重点是发现领导者具有哪些特质，这些特质可以促进他们成为领导者，并掌握团队管理能力。通过大量的实证调查研究，特质理论的支持者找到了一些证据，证明领导者在社交性、坚持性、创造性、协调性等方面都超过了普通人，其个性特征与一般人也有区别。该理论具有代表性的研究成果包括斯托格蒂尔的六类领导特质、包莫尔的领导特质论、杜拉克的“五项主要习惯”和大五人格理论模型等。</w:t>
      </w:r>
    </w:p>
    <w:p w14:paraId="4D8047EF">
      <w:pPr>
        <w:spacing w:line="360" w:lineRule="auto"/>
        <w:ind w:firstLine="482" w:firstLineChars="20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三、核心特质</w:t>
      </w:r>
    </w:p>
    <w:p w14:paraId="0C4C869C">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深入剖析的基础上，研究团队依托多年积累的企事业单位实践经验，对管理者所应具备的特质进行了系统的梳理与总结，认为使用频率最高的管理特质维度有十三个：社会性、进取性、领导性、计划性、人际敏感性、自信心、责任心、学习力、创新性、情绪稳定性、自律性、决断性、合作性。这些特质不仅是对管理者个人综合素质的全面考量，更是确保团队高效运作、推动组织持续健康发展的关键要素。</w:t>
      </w:r>
    </w:p>
    <w:p w14:paraId="4864DE76">
      <w:pPr>
        <w:spacing w:line="360" w:lineRule="auto"/>
        <w:ind w:firstLine="480" w:firstLineChars="200"/>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为了在人才评估、发展反馈时更有针对性，便于识别优势与待提升方向，将这13个维度按“自我—人际—任务—发展”四个层面归类。13个特质维度的定义见附件1。</w:t>
      </w:r>
    </w:p>
    <w:tbl>
      <w:tblPr>
        <w:tblStyle w:val="9"/>
        <w:tblW w:w="88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8"/>
        <w:gridCol w:w="3315"/>
        <w:gridCol w:w="4228"/>
      </w:tblGrid>
      <w:tr w14:paraId="2D0E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8" w:type="dxa"/>
            <w:vAlign w:val="center"/>
          </w:tcPr>
          <w:p w14:paraId="4A4F80C4">
            <w:pPr>
              <w:spacing w:line="360" w:lineRule="auto"/>
              <w:jc w:val="center"/>
              <w:rPr>
                <w:rFonts w:hint="eastAsia" w:ascii="宋体" w:hAnsi="宋体" w:eastAsia="宋体" w:cs="宋体"/>
                <w:b/>
                <w:bCs/>
                <w:color w:val="0000FF"/>
                <w:sz w:val="24"/>
                <w:lang w:val="en-US" w:eastAsia="zh-CN"/>
              </w:rPr>
            </w:pPr>
            <w:r>
              <w:rPr>
                <w:rFonts w:hint="eastAsia" w:ascii="宋体" w:hAnsi="宋体" w:eastAsia="宋体" w:cs="宋体"/>
                <w:b/>
                <w:bCs/>
                <w:color w:val="0000FF"/>
                <w:sz w:val="24"/>
                <w:lang w:val="en-US" w:eastAsia="zh-CN"/>
              </w:rPr>
              <w:t>类别</w:t>
            </w:r>
          </w:p>
        </w:tc>
        <w:tc>
          <w:tcPr>
            <w:tcW w:w="3315" w:type="dxa"/>
            <w:vAlign w:val="center"/>
          </w:tcPr>
          <w:p w14:paraId="5A414CD4">
            <w:pPr>
              <w:spacing w:line="360" w:lineRule="auto"/>
              <w:jc w:val="center"/>
              <w:rPr>
                <w:rFonts w:hint="eastAsia" w:ascii="宋体" w:hAnsi="宋体" w:eastAsia="宋体" w:cs="宋体"/>
                <w:b/>
                <w:bCs/>
                <w:color w:val="0000FF"/>
                <w:sz w:val="24"/>
                <w:lang w:val="en-US" w:eastAsia="zh-CN"/>
              </w:rPr>
            </w:pPr>
            <w:r>
              <w:rPr>
                <w:rFonts w:hint="eastAsia" w:ascii="宋体" w:hAnsi="宋体" w:eastAsia="宋体" w:cs="宋体"/>
                <w:b/>
                <w:bCs/>
                <w:color w:val="0000FF"/>
                <w:sz w:val="24"/>
                <w:lang w:val="en-US" w:eastAsia="zh-CN"/>
              </w:rPr>
              <w:t>包含维度</w:t>
            </w:r>
          </w:p>
        </w:tc>
        <w:tc>
          <w:tcPr>
            <w:tcW w:w="4228" w:type="dxa"/>
            <w:vAlign w:val="center"/>
          </w:tcPr>
          <w:p w14:paraId="5D42BB78">
            <w:pPr>
              <w:spacing w:line="360" w:lineRule="auto"/>
              <w:jc w:val="center"/>
              <w:rPr>
                <w:rFonts w:hint="eastAsia" w:ascii="宋体" w:hAnsi="宋体" w:eastAsia="宋体" w:cs="宋体"/>
                <w:b/>
                <w:bCs/>
                <w:color w:val="0000FF"/>
                <w:sz w:val="24"/>
                <w:lang w:val="en-US" w:eastAsia="zh-CN"/>
              </w:rPr>
            </w:pPr>
            <w:r>
              <w:rPr>
                <w:rFonts w:hint="eastAsia" w:ascii="宋体" w:hAnsi="宋体" w:eastAsia="宋体" w:cs="宋体"/>
                <w:b/>
                <w:bCs/>
                <w:color w:val="0000FF"/>
                <w:sz w:val="24"/>
                <w:lang w:val="en-US" w:eastAsia="zh-CN"/>
              </w:rPr>
              <w:t>核心指向</w:t>
            </w:r>
          </w:p>
        </w:tc>
      </w:tr>
      <w:tr w14:paraId="725D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8" w:type="dxa"/>
            <w:vAlign w:val="center"/>
          </w:tcPr>
          <w:p w14:paraId="7815CEF5">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自我管理</w:t>
            </w:r>
          </w:p>
        </w:tc>
        <w:tc>
          <w:tcPr>
            <w:tcW w:w="3315" w:type="dxa"/>
            <w:vAlign w:val="center"/>
          </w:tcPr>
          <w:p w14:paraId="640D5D01">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自信心、情绪稳定性、自律性</w:t>
            </w:r>
          </w:p>
        </w:tc>
        <w:tc>
          <w:tcPr>
            <w:tcW w:w="4228" w:type="dxa"/>
            <w:vAlign w:val="center"/>
          </w:tcPr>
          <w:p w14:paraId="2C337577">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个人内在状态、心理韧性与自我约束力</w:t>
            </w:r>
          </w:p>
        </w:tc>
      </w:tr>
      <w:tr w14:paraId="61F3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8" w:type="dxa"/>
            <w:vAlign w:val="center"/>
          </w:tcPr>
          <w:p w14:paraId="24F14883">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人际管理</w:t>
            </w:r>
          </w:p>
        </w:tc>
        <w:tc>
          <w:tcPr>
            <w:tcW w:w="3315" w:type="dxa"/>
            <w:vAlign w:val="center"/>
          </w:tcPr>
          <w:p w14:paraId="066ABB00">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社会性、领导性、人际敏感性、合作性</w:t>
            </w:r>
          </w:p>
        </w:tc>
        <w:tc>
          <w:tcPr>
            <w:tcW w:w="4228" w:type="dxa"/>
            <w:vAlign w:val="center"/>
          </w:tcPr>
          <w:p w14:paraId="7193FFBB">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与他人互动、团队协作及影响力</w:t>
            </w:r>
          </w:p>
        </w:tc>
      </w:tr>
      <w:tr w14:paraId="6EA8A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8" w:type="dxa"/>
            <w:vAlign w:val="center"/>
          </w:tcPr>
          <w:p w14:paraId="670D0012">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任务管理</w:t>
            </w:r>
          </w:p>
        </w:tc>
        <w:tc>
          <w:tcPr>
            <w:tcW w:w="3315" w:type="dxa"/>
            <w:vAlign w:val="center"/>
          </w:tcPr>
          <w:p w14:paraId="37352838">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计划性、责任心、决断性</w:t>
            </w:r>
          </w:p>
        </w:tc>
        <w:tc>
          <w:tcPr>
            <w:tcW w:w="4228" w:type="dxa"/>
            <w:vAlign w:val="center"/>
          </w:tcPr>
          <w:p w14:paraId="4C29D0B8">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目标管理、执行落地与关键决策</w:t>
            </w:r>
          </w:p>
        </w:tc>
      </w:tr>
      <w:tr w14:paraId="3D4A0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8" w:type="dxa"/>
            <w:vAlign w:val="center"/>
          </w:tcPr>
          <w:p w14:paraId="187A516D">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发展管理</w:t>
            </w:r>
          </w:p>
        </w:tc>
        <w:tc>
          <w:tcPr>
            <w:tcW w:w="3315" w:type="dxa"/>
            <w:vAlign w:val="center"/>
          </w:tcPr>
          <w:p w14:paraId="02D00C6B">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进取性、学习力、创新性</w:t>
            </w:r>
          </w:p>
        </w:tc>
        <w:tc>
          <w:tcPr>
            <w:tcW w:w="4228" w:type="dxa"/>
            <w:vAlign w:val="center"/>
          </w:tcPr>
          <w:p w14:paraId="6207CD4F">
            <w:pPr>
              <w:spacing w:line="360" w:lineRule="auto"/>
              <w:jc w:val="center"/>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持续成长、主动突破与适应变化</w:t>
            </w:r>
          </w:p>
        </w:tc>
      </w:tr>
    </w:tbl>
    <w:p w14:paraId="302DC8E2">
      <w:pPr>
        <w:spacing w:line="360" w:lineRule="auto"/>
        <w:ind w:firstLine="482" w:firstLineChars="20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四、测算逻辑</w:t>
      </w:r>
    </w:p>
    <w:p w14:paraId="5BD45D5A">
      <w:pPr>
        <w:spacing w:line="360" w:lineRule="auto"/>
        <w:ind w:firstLine="482"/>
        <w:outlineLvl w:val="1"/>
        <w:rPr>
          <w:rFonts w:ascii="宋体" w:hAnsi="宋体" w:eastAsia="宋体" w:cs="宋体"/>
          <w:b/>
          <w:bCs/>
          <w:sz w:val="24"/>
        </w:rPr>
      </w:pPr>
      <w:r>
        <w:rPr>
          <w:rFonts w:hint="eastAsia" w:ascii="宋体" w:hAnsi="宋体" w:eastAsia="宋体" w:cs="宋体"/>
          <w:b/>
          <w:bCs/>
          <w:sz w:val="24"/>
        </w:rPr>
        <w:t>（一）受测者测试</w:t>
      </w:r>
    </w:p>
    <w:p w14:paraId="2E2AE767">
      <w:pPr>
        <w:spacing w:line="360" w:lineRule="auto"/>
        <w:ind w:firstLine="480"/>
        <w:rPr>
          <w:rFonts w:hint="eastAsia" w:ascii="宋体" w:hAnsi="宋体" w:eastAsia="宋体" w:cs="宋体"/>
          <w:sz w:val="24"/>
          <w:lang w:val="en-US" w:eastAsia="zh-CN"/>
        </w:rPr>
      </w:pPr>
      <w:r>
        <w:rPr>
          <w:rFonts w:hint="eastAsia" w:ascii="宋体" w:hAnsi="宋体" w:eastAsia="宋体" w:cs="宋体"/>
          <w:sz w:val="24"/>
        </w:rPr>
        <w:t>受测者通过手机扫描二维码或电脑点击链接进行测评，填写姓名、年龄、性别、</w:t>
      </w:r>
      <w:r>
        <w:rPr>
          <w:rFonts w:hint="eastAsia" w:ascii="宋体" w:hAnsi="宋体" w:eastAsia="宋体" w:cs="宋体"/>
          <w:sz w:val="24"/>
          <w:lang w:val="en-US" w:eastAsia="zh-CN"/>
        </w:rPr>
        <w:t>联系方式、</w:t>
      </w:r>
      <w:r>
        <w:rPr>
          <w:rFonts w:hint="eastAsia" w:ascii="宋体" w:hAnsi="宋体" w:eastAsia="宋体" w:cs="宋体"/>
          <w:sz w:val="24"/>
        </w:rPr>
        <w:t>所属单位及岗位等信息后，开始按顺序逐一回答共计</w:t>
      </w:r>
      <w:r>
        <w:rPr>
          <w:rFonts w:hint="eastAsia" w:ascii="宋体" w:hAnsi="宋体" w:eastAsia="宋体" w:cs="宋体"/>
          <w:sz w:val="24"/>
          <w:lang w:val="en-US" w:eastAsia="zh-CN"/>
        </w:rPr>
        <w:t>140</w:t>
      </w:r>
      <w:r>
        <w:rPr>
          <w:rFonts w:hint="eastAsia" w:ascii="宋体" w:hAnsi="宋体" w:eastAsia="宋体" w:cs="宋体"/>
          <w:sz w:val="24"/>
        </w:rPr>
        <w:t>道题目（见附件</w:t>
      </w:r>
      <w:r>
        <w:rPr>
          <w:rFonts w:hint="eastAsia" w:ascii="宋体" w:hAnsi="宋体" w:eastAsia="宋体" w:cs="宋体"/>
          <w:sz w:val="24"/>
          <w:lang w:val="en-US" w:eastAsia="zh-CN"/>
        </w:rPr>
        <w:t>2</w:t>
      </w:r>
      <w:r>
        <w:rPr>
          <w:rFonts w:hint="eastAsia" w:ascii="宋体" w:hAnsi="宋体" w:eastAsia="宋体" w:cs="宋体"/>
          <w:sz w:val="24"/>
        </w:rPr>
        <w:t>）。</w:t>
      </w:r>
      <w:r>
        <w:rPr>
          <w:rFonts w:hint="eastAsia" w:ascii="宋体" w:hAnsi="宋体" w:eastAsia="宋体" w:cs="宋体"/>
          <w:sz w:val="24"/>
          <w:lang w:val="en-US" w:eastAsia="zh-CN"/>
        </w:rPr>
        <w:t>本测验设置了五个等级选项，依次为“不符合”“不太符合”“一般”“比较符合”以及“很符合”，旨在确保受测者能够根据自身实际情况，选择最为贴切的选项。</w:t>
      </w:r>
    </w:p>
    <w:p w14:paraId="2F62CCE0">
      <w:pPr>
        <w:spacing w:line="360" w:lineRule="auto"/>
        <w:ind w:firstLine="480"/>
        <w:rPr>
          <w:rFonts w:hint="eastAsia" w:ascii="宋体" w:hAnsi="宋体" w:eastAsia="宋体" w:cs="宋体"/>
          <w:sz w:val="24"/>
          <w:lang w:val="en-US" w:eastAsia="zh-CN"/>
        </w:rPr>
      </w:pPr>
      <w:r>
        <w:rPr>
          <w:rFonts w:hint="eastAsia" w:ascii="宋体" w:hAnsi="宋体" w:eastAsia="宋体" w:cs="宋体"/>
          <w:sz w:val="24"/>
          <w:lang w:val="en-US" w:eastAsia="zh-CN"/>
        </w:rPr>
        <w:t>*“不符合”：此选项表示您强烈不认同或感觉该陈述完全不符合您的实际情况。</w:t>
      </w:r>
    </w:p>
    <w:p w14:paraId="57B3C9CC">
      <w:pPr>
        <w:spacing w:line="360" w:lineRule="auto"/>
        <w:ind w:firstLine="480"/>
        <w:rPr>
          <w:rFonts w:hint="eastAsia" w:ascii="宋体" w:hAnsi="宋体" w:eastAsia="宋体" w:cs="宋体"/>
          <w:sz w:val="24"/>
          <w:lang w:val="en-US" w:eastAsia="zh-CN"/>
        </w:rPr>
      </w:pPr>
      <w:r>
        <w:rPr>
          <w:rFonts w:hint="eastAsia" w:ascii="宋体" w:hAnsi="宋体" w:eastAsia="宋体" w:cs="宋体"/>
          <w:sz w:val="24"/>
          <w:lang w:val="en-US" w:eastAsia="zh-CN"/>
        </w:rPr>
        <w:t>*“不太符合”：此选项表示您在一定程度上不认同或感觉该陈述与您的实际情况相差较远。</w:t>
      </w:r>
    </w:p>
    <w:p w14:paraId="1A2BF2B7">
      <w:pPr>
        <w:spacing w:line="360" w:lineRule="auto"/>
        <w:ind w:firstLine="480"/>
        <w:rPr>
          <w:rFonts w:hint="eastAsia" w:ascii="宋体" w:hAnsi="宋体" w:eastAsia="宋体" w:cs="宋体"/>
          <w:sz w:val="24"/>
          <w:lang w:val="en-US" w:eastAsia="zh-CN"/>
        </w:rPr>
      </w:pPr>
      <w:r>
        <w:rPr>
          <w:rFonts w:hint="eastAsia" w:ascii="宋体" w:hAnsi="宋体" w:eastAsia="宋体" w:cs="宋体"/>
          <w:sz w:val="24"/>
          <w:lang w:val="en-US" w:eastAsia="zh-CN"/>
        </w:rPr>
        <w:t>*“一般”：这个选项用于表示您对该陈述既没有特别的认同也没有特别的反对，感觉它描述的情况与您的情况大致相当。</w:t>
      </w:r>
    </w:p>
    <w:p w14:paraId="625445CB">
      <w:pPr>
        <w:spacing w:line="360" w:lineRule="auto"/>
        <w:ind w:firstLine="480"/>
        <w:rPr>
          <w:rFonts w:hint="eastAsia" w:ascii="宋体" w:hAnsi="宋体" w:eastAsia="宋体" w:cs="宋体"/>
          <w:sz w:val="24"/>
          <w:lang w:val="en-US" w:eastAsia="zh-CN"/>
        </w:rPr>
      </w:pPr>
      <w:r>
        <w:rPr>
          <w:rFonts w:hint="eastAsia" w:ascii="宋体" w:hAnsi="宋体" w:eastAsia="宋体" w:cs="宋体"/>
          <w:sz w:val="24"/>
          <w:lang w:val="en-US" w:eastAsia="zh-CN"/>
        </w:rPr>
        <w:t>*“比较符合”：此选项表明您在一定程度上认同或感觉该陈述与您的实际情况比较接近，但并非</w:t>
      </w:r>
      <w:ins w:id="1" w:author="huawei" w:date="2025-03-03T14:23:08Z">
        <w:r>
          <w:rPr>
            <w:rFonts w:hint="eastAsia" w:ascii="宋体" w:hAnsi="宋体" w:eastAsia="宋体" w:cs="宋体"/>
            <w:sz w:val="24"/>
            <w:lang w:val="en-US" w:eastAsia="zh-CN"/>
          </w:rPr>
          <w:t>十分</w:t>
        </w:r>
      </w:ins>
      <w:r>
        <w:rPr>
          <w:rFonts w:hint="eastAsia" w:ascii="宋体" w:hAnsi="宋体" w:eastAsia="宋体" w:cs="宋体"/>
          <w:sz w:val="24"/>
          <w:lang w:val="en-US" w:eastAsia="zh-CN"/>
        </w:rPr>
        <w:t>吻合。</w:t>
      </w:r>
    </w:p>
    <w:p w14:paraId="4DC404B6">
      <w:pPr>
        <w:spacing w:line="360" w:lineRule="auto"/>
        <w:ind w:firstLine="480"/>
        <w:rPr>
          <w:rFonts w:hint="eastAsia" w:ascii="宋体" w:hAnsi="宋体" w:eastAsia="宋体" w:cs="宋体"/>
          <w:sz w:val="24"/>
          <w:lang w:val="en-US" w:eastAsia="zh-CN"/>
        </w:rPr>
      </w:pPr>
      <w:r>
        <w:rPr>
          <w:rFonts w:hint="eastAsia" w:ascii="宋体" w:hAnsi="宋体" w:eastAsia="宋体" w:cs="宋体"/>
          <w:sz w:val="24"/>
          <w:lang w:val="en-US" w:eastAsia="zh-CN"/>
        </w:rPr>
        <w:t>*“很符合”：此选项意味着您强烈认同或感觉该陈述非常贴近您的实际情况。</w:t>
      </w:r>
    </w:p>
    <w:p w14:paraId="06901A55">
      <w:pPr>
        <w:spacing w:line="360" w:lineRule="auto"/>
        <w:ind w:firstLine="482"/>
        <w:outlineLvl w:val="1"/>
        <w:rPr>
          <w:rFonts w:ascii="宋体" w:hAnsi="宋体" w:eastAsia="宋体" w:cs="宋体"/>
          <w:b/>
          <w:bCs/>
          <w:sz w:val="24"/>
        </w:rPr>
      </w:pPr>
      <w:r>
        <w:rPr>
          <w:rFonts w:hint="eastAsia" w:ascii="宋体" w:hAnsi="宋体" w:eastAsia="宋体" w:cs="宋体"/>
          <w:b/>
          <w:bCs/>
          <w:sz w:val="24"/>
        </w:rPr>
        <w:t>（二）观测者评价</w:t>
      </w:r>
    </w:p>
    <w:p w14:paraId="2EE292F0">
      <w:pPr>
        <w:spacing w:line="360" w:lineRule="auto"/>
        <w:ind w:firstLine="480"/>
        <w:rPr>
          <w:rFonts w:hint="default" w:ascii="宋体" w:hAnsi="宋体" w:eastAsia="宋体" w:cs="宋体"/>
          <w:sz w:val="24"/>
          <w:lang w:val="en-US" w:eastAsia="zh-CN"/>
        </w:rPr>
      </w:pPr>
      <w:r>
        <w:rPr>
          <w:rFonts w:hint="eastAsia" w:ascii="宋体" w:hAnsi="宋体" w:eastAsia="宋体" w:cs="宋体"/>
          <w:sz w:val="24"/>
        </w:rPr>
        <w:t>1、将量表</w:t>
      </w:r>
      <w:r>
        <w:rPr>
          <w:rFonts w:hint="eastAsia" w:ascii="宋体" w:hAnsi="宋体" w:eastAsia="宋体" w:cs="宋体"/>
          <w:sz w:val="24"/>
          <w:lang w:val="en-US" w:eastAsia="zh-CN"/>
        </w:rPr>
        <w:t>试题对应的</w:t>
      </w:r>
      <w:r>
        <w:rPr>
          <w:rFonts w:hint="eastAsia" w:ascii="宋体" w:hAnsi="宋体" w:eastAsia="宋体" w:cs="宋体"/>
          <w:sz w:val="24"/>
        </w:rPr>
        <w:t>等级选项转换为相应的数值。等级选项</w:t>
      </w:r>
      <w:r>
        <w:rPr>
          <w:rFonts w:hint="eastAsia" w:ascii="宋体" w:hAnsi="宋体" w:eastAsia="宋体" w:cs="宋体"/>
          <w:sz w:val="24"/>
          <w:lang w:val="en-US" w:eastAsia="zh-CN"/>
        </w:rPr>
        <w:t>中</w:t>
      </w:r>
      <w:r>
        <w:rPr>
          <w:rFonts w:hint="eastAsia" w:ascii="宋体" w:hAnsi="宋体" w:eastAsia="宋体" w:cs="宋体"/>
          <w:sz w:val="24"/>
        </w:rPr>
        <w:t>“</w:t>
      </w:r>
      <w:r>
        <w:rPr>
          <w:rFonts w:hint="eastAsia" w:ascii="宋体" w:hAnsi="宋体" w:eastAsia="宋体" w:cs="宋体"/>
          <w:sz w:val="24"/>
          <w:lang w:val="en-US" w:eastAsia="zh-CN"/>
        </w:rPr>
        <w:t>不</w:t>
      </w:r>
      <w:r>
        <w:rPr>
          <w:rFonts w:hint="eastAsia" w:ascii="宋体" w:hAnsi="宋体" w:eastAsia="宋体" w:cs="宋体"/>
          <w:sz w:val="24"/>
        </w:rPr>
        <w:t>符合”计</w:t>
      </w:r>
      <w:r>
        <w:rPr>
          <w:rFonts w:hint="eastAsia" w:ascii="宋体" w:hAnsi="宋体" w:eastAsia="宋体" w:cs="宋体"/>
          <w:sz w:val="24"/>
          <w:lang w:val="en-US" w:eastAsia="zh-CN"/>
        </w:rPr>
        <w:t>1</w:t>
      </w:r>
      <w:r>
        <w:rPr>
          <w:rFonts w:hint="eastAsia" w:ascii="宋体" w:hAnsi="宋体" w:eastAsia="宋体" w:cs="宋体"/>
          <w:sz w:val="24"/>
        </w:rPr>
        <w:t>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val="en-US" w:eastAsia="zh-CN"/>
        </w:rPr>
        <w:t>不太</w:t>
      </w:r>
      <w:r>
        <w:rPr>
          <w:rFonts w:hint="eastAsia" w:ascii="宋体" w:hAnsi="宋体" w:eastAsia="宋体" w:cs="宋体"/>
          <w:sz w:val="24"/>
        </w:rPr>
        <w:t>符合”计</w:t>
      </w:r>
      <w:r>
        <w:rPr>
          <w:rFonts w:hint="eastAsia" w:ascii="宋体" w:hAnsi="宋体" w:eastAsia="宋体" w:cs="宋体"/>
          <w:sz w:val="24"/>
          <w:lang w:val="en-US" w:eastAsia="zh-CN"/>
        </w:rPr>
        <w:t>2</w:t>
      </w:r>
      <w:r>
        <w:rPr>
          <w:rFonts w:hint="eastAsia" w:ascii="宋体" w:hAnsi="宋体" w:eastAsia="宋体" w:cs="宋体"/>
          <w:sz w:val="24"/>
        </w:rPr>
        <w:t>分</w:t>
      </w:r>
      <w:r>
        <w:rPr>
          <w:rFonts w:hint="eastAsia" w:ascii="宋体" w:hAnsi="宋体" w:eastAsia="宋体" w:cs="宋体"/>
          <w:sz w:val="24"/>
          <w:lang w:eastAsia="zh-CN"/>
        </w:rPr>
        <w:t>，</w:t>
      </w:r>
      <w:r>
        <w:rPr>
          <w:rFonts w:hint="eastAsia" w:ascii="宋体" w:hAnsi="宋体" w:eastAsia="宋体" w:cs="宋体"/>
          <w:sz w:val="24"/>
        </w:rPr>
        <w:t>“一般”计</w:t>
      </w:r>
      <w:r>
        <w:rPr>
          <w:rFonts w:hint="eastAsia" w:ascii="宋体" w:hAnsi="宋体" w:eastAsia="宋体" w:cs="宋体"/>
          <w:sz w:val="24"/>
          <w:lang w:val="en-US" w:eastAsia="zh-CN"/>
        </w:rPr>
        <w:t>3</w:t>
      </w:r>
      <w:r>
        <w:rPr>
          <w:rFonts w:hint="eastAsia" w:ascii="宋体" w:hAnsi="宋体" w:eastAsia="宋体" w:cs="宋体"/>
          <w:sz w:val="24"/>
        </w:rPr>
        <w:t>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val="en-US" w:eastAsia="zh-CN"/>
        </w:rPr>
        <w:t>比较</w:t>
      </w:r>
      <w:r>
        <w:rPr>
          <w:rFonts w:hint="eastAsia" w:ascii="宋体" w:hAnsi="宋体" w:eastAsia="宋体" w:cs="宋体"/>
          <w:sz w:val="24"/>
        </w:rPr>
        <w:t>符合”计</w:t>
      </w:r>
      <w:r>
        <w:rPr>
          <w:rFonts w:hint="eastAsia" w:ascii="宋体" w:hAnsi="宋体" w:eastAsia="宋体" w:cs="宋体"/>
          <w:sz w:val="24"/>
          <w:lang w:val="en-US" w:eastAsia="zh-CN"/>
        </w:rPr>
        <w:t>4</w:t>
      </w:r>
      <w:r>
        <w:rPr>
          <w:rFonts w:hint="eastAsia" w:ascii="宋体" w:hAnsi="宋体" w:eastAsia="宋体" w:cs="宋体"/>
          <w:sz w:val="24"/>
        </w:rPr>
        <w:t>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val="en-US" w:eastAsia="zh-CN"/>
        </w:rPr>
        <w:t>很</w:t>
      </w:r>
      <w:r>
        <w:rPr>
          <w:rFonts w:hint="eastAsia" w:ascii="宋体" w:hAnsi="宋体" w:eastAsia="宋体" w:cs="宋体"/>
          <w:sz w:val="24"/>
        </w:rPr>
        <w:t>符合”计</w:t>
      </w:r>
      <w:r>
        <w:rPr>
          <w:rFonts w:hint="eastAsia" w:ascii="宋体" w:hAnsi="宋体" w:eastAsia="宋体" w:cs="宋体"/>
          <w:sz w:val="24"/>
          <w:lang w:val="en-US" w:eastAsia="zh-CN"/>
        </w:rPr>
        <w:t>5</w:t>
      </w:r>
      <w:r>
        <w:rPr>
          <w:rFonts w:hint="eastAsia" w:ascii="宋体" w:hAnsi="宋体" w:eastAsia="宋体" w:cs="宋体"/>
          <w:sz w:val="24"/>
        </w:rPr>
        <w:t>分</w:t>
      </w:r>
      <w:r>
        <w:rPr>
          <w:rFonts w:hint="eastAsia" w:ascii="宋体" w:hAnsi="宋体" w:eastAsia="宋体" w:cs="宋体"/>
          <w:sz w:val="24"/>
          <w:lang w:eastAsia="zh-CN"/>
        </w:rPr>
        <w:t>。</w:t>
      </w:r>
    </w:p>
    <w:p w14:paraId="24DD2466">
      <w:pPr>
        <w:spacing w:line="360" w:lineRule="auto"/>
        <w:ind w:firstLine="480"/>
        <w:rPr>
          <w:rFonts w:hint="eastAsia" w:ascii="宋体" w:hAnsi="宋体" w:eastAsia="宋体" w:cs="宋体"/>
          <w:b/>
          <w:bCs/>
          <w:sz w:val="24"/>
        </w:rPr>
      </w:pPr>
      <w:r>
        <w:rPr>
          <w:rFonts w:hint="eastAsia" w:ascii="宋体" w:hAnsi="宋体" w:eastAsia="宋体" w:cs="宋体"/>
          <w:b/>
          <w:bCs/>
          <w:sz w:val="24"/>
        </w:rPr>
        <w:t>2、维度得分：参照常模转换</w:t>
      </w:r>
      <w:r>
        <w:rPr>
          <w:rFonts w:hint="eastAsia" w:ascii="宋体" w:hAnsi="宋体" w:eastAsia="宋体" w:cs="宋体"/>
          <w:b/>
          <w:bCs/>
          <w:sz w:val="24"/>
          <w:lang w:val="en-US" w:eastAsia="zh-CN"/>
        </w:rPr>
        <w:t>为</w:t>
      </w:r>
      <w:r>
        <w:rPr>
          <w:rFonts w:hint="eastAsia" w:ascii="宋体" w:hAnsi="宋体" w:eastAsia="宋体" w:cs="宋体"/>
          <w:b/>
          <w:bCs/>
          <w:sz w:val="24"/>
        </w:rPr>
        <w:t>百分制</w:t>
      </w:r>
    </w:p>
    <w:p w14:paraId="0DEA6BF2">
      <w:pPr>
        <w:spacing w:line="360" w:lineRule="auto"/>
        <w:ind w:firstLine="480"/>
        <w:rPr>
          <w:rFonts w:hint="eastAsia" w:ascii="宋体" w:hAnsi="宋体" w:eastAsia="宋体" w:cs="宋体"/>
          <w:sz w:val="24"/>
        </w:rPr>
      </w:pPr>
      <w:r>
        <w:rPr>
          <w:rFonts w:hint="eastAsia" w:ascii="宋体" w:hAnsi="宋体" w:eastAsia="宋体" w:cs="宋体"/>
          <w:sz w:val="24"/>
          <w:lang w:val="en-US" w:eastAsia="zh-CN"/>
        </w:rPr>
        <w:t>第一步：</w:t>
      </w:r>
      <w:r>
        <w:rPr>
          <w:rFonts w:hint="eastAsia" w:ascii="宋体" w:hAnsi="宋体" w:eastAsia="宋体" w:cs="宋体"/>
          <w:sz w:val="24"/>
        </w:rPr>
        <w:t>按各维度计分公式计算每个维度的平均分（保留两位小数），得到各维度的原始平均分（区间为1.00～5.00分）。各维度计分标准如下：</w:t>
      </w:r>
    </w:p>
    <w:p w14:paraId="1CA19CEE">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1</w:t>
      </w:r>
      <w:r>
        <w:rPr>
          <w:rFonts w:hint="eastAsia" w:ascii="宋体" w:hAnsi="宋体" w:eastAsia="宋体" w:cs="宋体"/>
          <w:sz w:val="24"/>
          <w:lang w:eastAsia="zh-CN"/>
        </w:rPr>
        <w:t>）</w:t>
      </w:r>
      <w:r>
        <w:rPr>
          <w:rFonts w:hint="eastAsia" w:ascii="宋体" w:hAnsi="宋体" w:eastAsia="宋体" w:cs="宋体"/>
          <w:sz w:val="24"/>
        </w:rPr>
        <w:t>社会性=V1+V14+6-V28+6-V42+6-V56+6-V72+6-V87+6-V102+6-V115+6-V128</w:t>
      </w:r>
    </w:p>
    <w:p w14:paraId="40AA557F">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2</w:t>
      </w:r>
      <w:r>
        <w:rPr>
          <w:rFonts w:hint="eastAsia" w:ascii="宋体" w:hAnsi="宋体" w:eastAsia="宋体" w:cs="宋体"/>
          <w:sz w:val="24"/>
          <w:lang w:eastAsia="zh-CN"/>
        </w:rPr>
        <w:t>）</w:t>
      </w:r>
      <w:r>
        <w:rPr>
          <w:rFonts w:hint="eastAsia" w:ascii="宋体" w:hAnsi="宋体" w:eastAsia="宋体" w:cs="宋体"/>
          <w:sz w:val="24"/>
        </w:rPr>
        <w:t>进取性=V2+V15+V29+V43+6-V57+V73+V88+V103+6-V116+V129</w:t>
      </w:r>
    </w:p>
    <w:p w14:paraId="67876BCE">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3</w:t>
      </w:r>
      <w:r>
        <w:rPr>
          <w:rFonts w:hint="eastAsia" w:ascii="宋体" w:hAnsi="宋体" w:eastAsia="宋体" w:cs="宋体"/>
          <w:sz w:val="24"/>
          <w:lang w:eastAsia="zh-CN"/>
        </w:rPr>
        <w:t>）</w:t>
      </w:r>
      <w:r>
        <w:rPr>
          <w:rFonts w:hint="eastAsia" w:ascii="宋体" w:hAnsi="宋体" w:eastAsia="宋体" w:cs="宋体"/>
          <w:sz w:val="24"/>
        </w:rPr>
        <w:t>领导性=V3+V16+V31+V44+V58+V74+V89+V104+6-V117+6-V130</w:t>
      </w:r>
    </w:p>
    <w:p w14:paraId="5B8650A4">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4</w:t>
      </w:r>
      <w:r>
        <w:rPr>
          <w:rFonts w:hint="eastAsia" w:ascii="宋体" w:hAnsi="宋体" w:eastAsia="宋体" w:cs="宋体"/>
          <w:sz w:val="24"/>
          <w:lang w:eastAsia="zh-CN"/>
        </w:rPr>
        <w:t>）</w:t>
      </w:r>
      <w:r>
        <w:rPr>
          <w:rFonts w:hint="eastAsia" w:ascii="宋体" w:hAnsi="宋体" w:eastAsia="宋体" w:cs="宋体"/>
          <w:sz w:val="24"/>
        </w:rPr>
        <w:t>计划性=V4+V17+V21+V30+V45+V59+V75+V81+V90+V105+V118+6-V131</w:t>
      </w:r>
    </w:p>
    <w:p w14:paraId="4D1A1722">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5</w:t>
      </w:r>
      <w:r>
        <w:rPr>
          <w:rFonts w:hint="eastAsia" w:ascii="宋体" w:hAnsi="宋体" w:eastAsia="宋体" w:cs="宋体"/>
          <w:sz w:val="24"/>
          <w:lang w:eastAsia="zh-CN"/>
        </w:rPr>
        <w:t>）</w:t>
      </w:r>
      <w:r>
        <w:rPr>
          <w:rFonts w:hint="eastAsia" w:ascii="宋体" w:hAnsi="宋体" w:eastAsia="宋体" w:cs="宋体"/>
          <w:sz w:val="24"/>
          <w:lang w:val="en-US" w:eastAsia="zh-CN"/>
        </w:rPr>
        <w:t>人际</w:t>
      </w:r>
      <w:r>
        <w:rPr>
          <w:rFonts w:hint="eastAsia" w:ascii="宋体" w:hAnsi="宋体" w:eastAsia="宋体" w:cs="宋体"/>
          <w:sz w:val="24"/>
        </w:rPr>
        <w:t>敏感性=V5+V18+V32+V46+V50+V61+V65+V76+V83+V91+6-V106+6-V119+6-V132</w:t>
      </w:r>
    </w:p>
    <w:p w14:paraId="50E94FB7">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6</w:t>
      </w:r>
      <w:r>
        <w:rPr>
          <w:rFonts w:hint="eastAsia" w:ascii="宋体" w:hAnsi="宋体" w:eastAsia="宋体" w:cs="宋体"/>
          <w:sz w:val="24"/>
          <w:lang w:eastAsia="zh-CN"/>
        </w:rPr>
        <w:t>）</w:t>
      </w:r>
      <w:r>
        <w:rPr>
          <w:rFonts w:hint="eastAsia" w:ascii="宋体" w:hAnsi="宋体" w:eastAsia="宋体" w:cs="宋体"/>
          <w:sz w:val="24"/>
        </w:rPr>
        <w:t>自信心=V6+V19+V33+V47+V60+V66+V78+V92+V101+V107+6-V120+6-V133</w:t>
      </w:r>
    </w:p>
    <w:p w14:paraId="25F891F5">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7</w:t>
      </w:r>
      <w:r>
        <w:rPr>
          <w:rFonts w:hint="eastAsia" w:ascii="宋体" w:hAnsi="宋体" w:eastAsia="宋体" w:cs="宋体"/>
          <w:sz w:val="24"/>
          <w:lang w:eastAsia="zh-CN"/>
        </w:rPr>
        <w:t>）</w:t>
      </w:r>
      <w:r>
        <w:rPr>
          <w:rFonts w:hint="eastAsia" w:ascii="宋体" w:hAnsi="宋体" w:eastAsia="宋体" w:cs="宋体"/>
          <w:sz w:val="24"/>
        </w:rPr>
        <w:t>责任心=V7+V20+V34+V48+V63+V77+6-V94+6-V108+6-V121+6-V134</w:t>
      </w:r>
    </w:p>
    <w:p w14:paraId="4E475202">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8</w:t>
      </w:r>
      <w:r>
        <w:rPr>
          <w:rFonts w:hint="eastAsia" w:ascii="宋体" w:hAnsi="宋体" w:eastAsia="宋体" w:cs="宋体"/>
          <w:sz w:val="24"/>
          <w:lang w:eastAsia="zh-CN"/>
        </w:rPr>
        <w:t>）</w:t>
      </w:r>
      <w:r>
        <w:rPr>
          <w:rFonts w:hint="eastAsia" w:ascii="宋体" w:hAnsi="宋体" w:eastAsia="宋体" w:cs="宋体"/>
          <w:sz w:val="24"/>
        </w:rPr>
        <w:t>学习力=6-V8+V22+V36+V49+6-V64+V79+V93+6-V100+V109+V122+6-V135</w:t>
      </w:r>
    </w:p>
    <w:p w14:paraId="29D718C2">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9</w:t>
      </w:r>
      <w:r>
        <w:rPr>
          <w:rFonts w:hint="eastAsia" w:ascii="宋体" w:hAnsi="宋体" w:eastAsia="宋体" w:cs="宋体"/>
          <w:sz w:val="24"/>
          <w:lang w:eastAsia="zh-CN"/>
        </w:rPr>
        <w:t>）</w:t>
      </w:r>
      <w:r>
        <w:rPr>
          <w:rFonts w:hint="eastAsia" w:ascii="宋体" w:hAnsi="宋体" w:eastAsia="宋体" w:cs="宋体"/>
          <w:sz w:val="24"/>
        </w:rPr>
        <w:t>创新性=6-V9+V23+V37+6-V51+V67+6-V80+V95+V110+V123+6-V136</w:t>
      </w:r>
    </w:p>
    <w:p w14:paraId="7C0103C3">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10</w:t>
      </w:r>
      <w:r>
        <w:rPr>
          <w:rFonts w:hint="eastAsia" w:ascii="宋体" w:hAnsi="宋体" w:eastAsia="宋体" w:cs="宋体"/>
          <w:sz w:val="24"/>
          <w:lang w:eastAsia="zh-CN"/>
        </w:rPr>
        <w:t>）</w:t>
      </w:r>
      <w:r>
        <w:rPr>
          <w:rFonts w:hint="eastAsia" w:ascii="宋体" w:hAnsi="宋体" w:eastAsia="宋体" w:cs="宋体"/>
          <w:sz w:val="24"/>
        </w:rPr>
        <w:t>情绪稳定性=V10+V24+V38+V52+V68+V82+V96+6-V111+6-V124+6-V137</w:t>
      </w:r>
    </w:p>
    <w:p w14:paraId="628F9706">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11</w:t>
      </w:r>
      <w:r>
        <w:rPr>
          <w:rFonts w:hint="eastAsia" w:ascii="宋体" w:hAnsi="宋体" w:eastAsia="宋体" w:cs="宋体"/>
          <w:sz w:val="24"/>
          <w:lang w:eastAsia="zh-CN"/>
        </w:rPr>
        <w:t>）</w:t>
      </w:r>
      <w:r>
        <w:rPr>
          <w:rFonts w:hint="eastAsia" w:ascii="宋体" w:hAnsi="宋体" w:eastAsia="宋体" w:cs="宋体"/>
          <w:sz w:val="24"/>
        </w:rPr>
        <w:t>自律性=V11+6-V25+V39+V53+6-V69+V84+6-V97+6-V112+V125+V138</w:t>
      </w:r>
    </w:p>
    <w:p w14:paraId="6486B615">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12</w:t>
      </w:r>
      <w:r>
        <w:rPr>
          <w:rFonts w:hint="eastAsia" w:ascii="宋体" w:hAnsi="宋体" w:eastAsia="宋体" w:cs="宋体"/>
          <w:sz w:val="24"/>
          <w:lang w:eastAsia="zh-CN"/>
        </w:rPr>
        <w:t>）</w:t>
      </w:r>
      <w:r>
        <w:rPr>
          <w:rFonts w:hint="eastAsia" w:ascii="宋体" w:hAnsi="宋体" w:eastAsia="宋体" w:cs="宋体"/>
          <w:sz w:val="24"/>
        </w:rPr>
        <w:t>决断性=6-V12+V26+V35+V40+V54+V62+V70+V85+V98+V113+V126+V139</w:t>
      </w:r>
    </w:p>
    <w:p w14:paraId="4058C9B3">
      <w:pPr>
        <w:keepNext w:val="0"/>
        <w:keepLines w:val="0"/>
        <w:pageBreakBefore w:val="0"/>
        <w:widowControl w:val="0"/>
        <w:kinsoku/>
        <w:wordWrap w:val="0"/>
        <w:overflowPunct/>
        <w:topLinePunct w:val="0"/>
        <w:autoSpaceDE/>
        <w:autoSpaceDN/>
        <w:bidi w:val="0"/>
        <w:adjustRightInd/>
        <w:snapToGrid/>
        <w:spacing w:line="360" w:lineRule="auto"/>
        <w:ind w:firstLine="0"/>
        <w:jc w:val="left"/>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13</w:t>
      </w:r>
      <w:r>
        <w:rPr>
          <w:rFonts w:hint="eastAsia" w:ascii="宋体" w:hAnsi="宋体" w:eastAsia="宋体" w:cs="宋体"/>
          <w:sz w:val="24"/>
          <w:lang w:eastAsia="zh-CN"/>
        </w:rPr>
        <w:t>）</w:t>
      </w:r>
      <w:r>
        <w:rPr>
          <w:rFonts w:hint="eastAsia" w:ascii="宋体" w:hAnsi="宋体" w:eastAsia="宋体" w:cs="宋体"/>
          <w:sz w:val="24"/>
        </w:rPr>
        <w:t>合作性=V13+V27+V41+V55+V71+V86+V99+6-V114+V127+6-V140</w:t>
      </w:r>
    </w:p>
    <w:p w14:paraId="449FC548">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第二步：采用线性映射法，将原始分转换为百分制标准分（0～100分）：</w:t>
      </w:r>
    </w:p>
    <w:p w14:paraId="6C5254BC">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b/>
          <w:bCs/>
          <w:color w:val="0000FF"/>
          <w:sz w:val="24"/>
          <w:lang w:val="en-US" w:eastAsia="zh-CN"/>
        </w:rPr>
        <w:t>维度得分=25×原始平均分−25</w:t>
      </w:r>
    </w:p>
    <w:p w14:paraId="5AEEBDDF">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第三步：计算完成后，将各维度得分与百分制常模参照分对比。这样既能清楚你做题的绝对水平，又能看到你在所有人中是“领先”还是“落后”。</w:t>
      </w:r>
    </w:p>
    <w:p w14:paraId="64F7EA72">
      <w:pPr>
        <w:spacing w:line="360" w:lineRule="auto"/>
        <w:ind w:firstLine="0" w:firstLineChars="0"/>
        <w:jc w:val="center"/>
        <w:rPr>
          <w:rFonts w:hint="eastAsia" w:ascii="宋体" w:hAnsi="宋体" w:eastAsia="宋体" w:cs="宋体"/>
          <w:color w:val="0000FF"/>
          <w:sz w:val="24"/>
          <w:lang w:val="en-US" w:eastAsia="zh-CN"/>
        </w:rPr>
      </w:pPr>
      <w:r>
        <w:rPr>
          <w:rFonts w:hint="eastAsia" w:ascii="宋体" w:hAnsi="宋体" w:eastAsia="宋体" w:cs="宋体"/>
          <w:color w:val="0000FF"/>
          <w:sz w:val="24"/>
        </w:rPr>
        <w:t>表</w:t>
      </w:r>
      <w:r>
        <w:rPr>
          <w:rFonts w:hint="eastAsia" w:ascii="宋体" w:hAnsi="宋体" w:eastAsia="宋体" w:cs="宋体"/>
          <w:color w:val="0000FF"/>
          <w:sz w:val="24"/>
          <w:lang w:val="en-US" w:eastAsia="zh-CN"/>
        </w:rPr>
        <w:t>1</w:t>
      </w:r>
      <w:r>
        <w:rPr>
          <w:rFonts w:hint="eastAsia" w:ascii="宋体" w:hAnsi="宋体" w:eastAsia="宋体" w:cs="宋体"/>
          <w:color w:val="0000FF"/>
          <w:sz w:val="24"/>
        </w:rPr>
        <w:t xml:space="preserve">  </w:t>
      </w:r>
      <w:r>
        <w:rPr>
          <w:rFonts w:hint="eastAsia" w:ascii="宋体" w:hAnsi="宋体" w:eastAsia="宋体" w:cs="宋体"/>
          <w:color w:val="0000FF"/>
          <w:sz w:val="24"/>
          <w:lang w:val="en-US" w:eastAsia="zh-CN"/>
        </w:rPr>
        <w:t>常模参数</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0"/>
        <w:gridCol w:w="1385"/>
        <w:gridCol w:w="1370"/>
        <w:gridCol w:w="1970"/>
        <w:gridCol w:w="3281"/>
      </w:tblGrid>
      <w:tr w14:paraId="3755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Align w:val="center"/>
          </w:tcPr>
          <w:p w14:paraId="5D8138C7">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b/>
                <w:bCs/>
                <w:color w:val="0000FF"/>
                <w:sz w:val="22"/>
                <w:szCs w:val="22"/>
                <w:vertAlign w:val="baseline"/>
                <w:lang w:val="en-US" w:eastAsia="zh-CN"/>
              </w:rPr>
            </w:pPr>
            <w:r>
              <w:rPr>
                <w:rFonts w:hint="default" w:ascii="宋体" w:hAnsi="宋体" w:eastAsia="宋体" w:cs="宋体"/>
                <w:b/>
                <w:bCs/>
                <w:color w:val="0000FF"/>
                <w:sz w:val="22"/>
                <w:szCs w:val="22"/>
                <w:lang w:val="en-US" w:eastAsia="zh-CN"/>
              </w:rPr>
              <w:t>维度类别</w:t>
            </w:r>
          </w:p>
        </w:tc>
        <w:tc>
          <w:tcPr>
            <w:tcW w:w="1350" w:type="dxa"/>
            <w:vAlign w:val="center"/>
          </w:tcPr>
          <w:p w14:paraId="52945268">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维度</w:t>
            </w:r>
          </w:p>
        </w:tc>
        <w:tc>
          <w:tcPr>
            <w:tcW w:w="1335" w:type="dxa"/>
            <w:vAlign w:val="center"/>
          </w:tcPr>
          <w:p w14:paraId="3B2D4425">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原始分常模均值（M）</w:t>
            </w:r>
          </w:p>
        </w:tc>
        <w:tc>
          <w:tcPr>
            <w:tcW w:w="1920" w:type="dxa"/>
            <w:vAlign w:val="center"/>
          </w:tcPr>
          <w:p w14:paraId="610CDF3D">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百分制常模参照分（M×25−25）</w:t>
            </w:r>
          </w:p>
        </w:tc>
        <w:tc>
          <w:tcPr>
            <w:tcW w:w="3196" w:type="dxa"/>
            <w:vAlign w:val="center"/>
          </w:tcPr>
          <w:p w14:paraId="55785A4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说明</w:t>
            </w:r>
          </w:p>
        </w:tc>
      </w:tr>
      <w:tr w14:paraId="1854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restart"/>
            <w:vAlign w:val="center"/>
          </w:tcPr>
          <w:p w14:paraId="408F9848">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vertAlign w:val="baseline"/>
                <w:lang w:val="en-US" w:eastAsia="zh-CN"/>
              </w:rPr>
            </w:pPr>
            <w:r>
              <w:rPr>
                <w:rFonts w:hint="eastAsia" w:ascii="宋体" w:hAnsi="宋体" w:eastAsia="宋体" w:cs="宋体"/>
                <w:color w:val="0000FF"/>
                <w:sz w:val="22"/>
                <w:szCs w:val="22"/>
                <w:lang w:val="en-US" w:eastAsia="zh-CN"/>
              </w:rPr>
              <w:t>自我管理</w:t>
            </w:r>
          </w:p>
        </w:tc>
        <w:tc>
          <w:tcPr>
            <w:tcW w:w="1350" w:type="dxa"/>
            <w:vAlign w:val="center"/>
          </w:tcPr>
          <w:p w14:paraId="5637FF59">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自信心</w:t>
            </w:r>
          </w:p>
        </w:tc>
        <w:tc>
          <w:tcPr>
            <w:tcW w:w="1335" w:type="dxa"/>
            <w:vAlign w:val="center"/>
          </w:tcPr>
          <w:p w14:paraId="3212530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3.300</w:t>
            </w:r>
          </w:p>
        </w:tc>
        <w:tc>
          <w:tcPr>
            <w:tcW w:w="1920" w:type="dxa"/>
            <w:vAlign w:val="center"/>
          </w:tcPr>
          <w:p w14:paraId="33A888B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57.50</w:t>
            </w:r>
          </w:p>
        </w:tc>
        <w:tc>
          <w:tcPr>
            <w:tcW w:w="3196" w:type="dxa"/>
            <w:vAlign w:val="center"/>
          </w:tcPr>
          <w:p w14:paraId="4819DE29">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高于此值表明自信程度超过一般管理者</w:t>
            </w:r>
          </w:p>
        </w:tc>
      </w:tr>
      <w:tr w14:paraId="79213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continue"/>
            <w:vAlign w:val="center"/>
          </w:tcPr>
          <w:p w14:paraId="7602DC61">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color w:val="0000FF"/>
                <w:sz w:val="22"/>
                <w:szCs w:val="22"/>
                <w:vertAlign w:val="baseline"/>
                <w:lang w:val="en-US" w:eastAsia="zh-CN"/>
              </w:rPr>
            </w:pPr>
          </w:p>
        </w:tc>
        <w:tc>
          <w:tcPr>
            <w:tcW w:w="1350" w:type="dxa"/>
            <w:vAlign w:val="center"/>
          </w:tcPr>
          <w:p w14:paraId="1695FA23">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情绪稳定性</w:t>
            </w:r>
          </w:p>
        </w:tc>
        <w:tc>
          <w:tcPr>
            <w:tcW w:w="1335" w:type="dxa"/>
            <w:vAlign w:val="center"/>
          </w:tcPr>
          <w:p w14:paraId="1BA31C51">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3.200</w:t>
            </w:r>
          </w:p>
        </w:tc>
        <w:tc>
          <w:tcPr>
            <w:tcW w:w="1920" w:type="dxa"/>
            <w:vAlign w:val="center"/>
          </w:tcPr>
          <w:p w14:paraId="0B81BC3A">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55.00</w:t>
            </w:r>
          </w:p>
        </w:tc>
        <w:tc>
          <w:tcPr>
            <w:tcW w:w="3196" w:type="dxa"/>
            <w:vAlign w:val="center"/>
          </w:tcPr>
          <w:p w14:paraId="7F627B1E">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高于此值表明情绪调节能力超过一般管理者</w:t>
            </w:r>
          </w:p>
        </w:tc>
      </w:tr>
      <w:tr w14:paraId="06B95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continue"/>
            <w:vAlign w:val="center"/>
          </w:tcPr>
          <w:p w14:paraId="51EA92BB">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color w:val="0000FF"/>
                <w:sz w:val="22"/>
                <w:szCs w:val="22"/>
                <w:vertAlign w:val="baseline"/>
                <w:lang w:val="en-US" w:eastAsia="zh-CN"/>
              </w:rPr>
            </w:pPr>
          </w:p>
        </w:tc>
        <w:tc>
          <w:tcPr>
            <w:tcW w:w="1350" w:type="dxa"/>
            <w:vAlign w:val="center"/>
          </w:tcPr>
          <w:p w14:paraId="228AB915">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自律性</w:t>
            </w:r>
          </w:p>
        </w:tc>
        <w:tc>
          <w:tcPr>
            <w:tcW w:w="1335" w:type="dxa"/>
            <w:vAlign w:val="center"/>
          </w:tcPr>
          <w:p w14:paraId="61E082A5">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3.250</w:t>
            </w:r>
          </w:p>
        </w:tc>
        <w:tc>
          <w:tcPr>
            <w:tcW w:w="1920" w:type="dxa"/>
            <w:vAlign w:val="center"/>
          </w:tcPr>
          <w:p w14:paraId="27A8315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56.25</w:t>
            </w:r>
          </w:p>
        </w:tc>
        <w:tc>
          <w:tcPr>
            <w:tcW w:w="3196" w:type="dxa"/>
            <w:vAlign w:val="center"/>
          </w:tcPr>
          <w:p w14:paraId="3EA268F7">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高于此值表明自律性超过一般管理者</w:t>
            </w:r>
          </w:p>
        </w:tc>
      </w:tr>
      <w:tr w14:paraId="31FF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restart"/>
            <w:vAlign w:val="center"/>
          </w:tcPr>
          <w:p w14:paraId="36C0564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人际管理</w:t>
            </w:r>
          </w:p>
        </w:tc>
        <w:tc>
          <w:tcPr>
            <w:tcW w:w="1350" w:type="dxa"/>
            <w:vAlign w:val="center"/>
          </w:tcPr>
          <w:p w14:paraId="08A1E782">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社会性</w:t>
            </w:r>
          </w:p>
        </w:tc>
        <w:tc>
          <w:tcPr>
            <w:tcW w:w="1335" w:type="dxa"/>
            <w:vAlign w:val="center"/>
          </w:tcPr>
          <w:p w14:paraId="245CDB04">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3.050</w:t>
            </w:r>
          </w:p>
        </w:tc>
        <w:tc>
          <w:tcPr>
            <w:tcW w:w="1920" w:type="dxa"/>
            <w:vAlign w:val="center"/>
          </w:tcPr>
          <w:p w14:paraId="6D76A521">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51.25</w:t>
            </w:r>
          </w:p>
        </w:tc>
        <w:tc>
          <w:tcPr>
            <w:tcW w:w="3196" w:type="dxa"/>
            <w:vAlign w:val="center"/>
          </w:tcPr>
          <w:p w14:paraId="286E26D0">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高于此值表明社交主动性超过一般管理者</w:t>
            </w:r>
          </w:p>
        </w:tc>
      </w:tr>
      <w:tr w14:paraId="68BB7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continue"/>
            <w:vAlign w:val="center"/>
          </w:tcPr>
          <w:p w14:paraId="3CBEE318">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p>
        </w:tc>
        <w:tc>
          <w:tcPr>
            <w:tcW w:w="1350" w:type="dxa"/>
            <w:vAlign w:val="center"/>
          </w:tcPr>
          <w:p w14:paraId="4B163F1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领导性</w:t>
            </w:r>
          </w:p>
        </w:tc>
        <w:tc>
          <w:tcPr>
            <w:tcW w:w="1335" w:type="dxa"/>
            <w:vAlign w:val="center"/>
          </w:tcPr>
          <w:p w14:paraId="4877FFB3">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3.100</w:t>
            </w:r>
          </w:p>
        </w:tc>
        <w:tc>
          <w:tcPr>
            <w:tcW w:w="1920" w:type="dxa"/>
            <w:vAlign w:val="center"/>
          </w:tcPr>
          <w:p w14:paraId="3EC5A4CF">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52.50</w:t>
            </w:r>
          </w:p>
        </w:tc>
        <w:tc>
          <w:tcPr>
            <w:tcW w:w="3196" w:type="dxa"/>
            <w:vAlign w:val="center"/>
          </w:tcPr>
          <w:p w14:paraId="6F7ED83B">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高于此值表明领导意愿超过一般管理者</w:t>
            </w:r>
          </w:p>
        </w:tc>
      </w:tr>
      <w:tr w14:paraId="202A0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continue"/>
            <w:vAlign w:val="center"/>
          </w:tcPr>
          <w:p w14:paraId="4DBA299B">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p>
        </w:tc>
        <w:tc>
          <w:tcPr>
            <w:tcW w:w="1350" w:type="dxa"/>
            <w:vAlign w:val="center"/>
          </w:tcPr>
          <w:p w14:paraId="362163D4">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人际敏感性</w:t>
            </w:r>
          </w:p>
        </w:tc>
        <w:tc>
          <w:tcPr>
            <w:tcW w:w="1335" w:type="dxa"/>
            <w:vAlign w:val="center"/>
          </w:tcPr>
          <w:p w14:paraId="6B2DB18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3.000</w:t>
            </w:r>
          </w:p>
        </w:tc>
        <w:tc>
          <w:tcPr>
            <w:tcW w:w="1920" w:type="dxa"/>
            <w:vAlign w:val="center"/>
          </w:tcPr>
          <w:p w14:paraId="1B9A5BF5">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50.00</w:t>
            </w:r>
          </w:p>
        </w:tc>
        <w:tc>
          <w:tcPr>
            <w:tcW w:w="3196" w:type="dxa"/>
            <w:vAlign w:val="center"/>
          </w:tcPr>
          <w:p w14:paraId="639DB202">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高于此值表明人际洞察力超过一般管理者</w:t>
            </w:r>
          </w:p>
        </w:tc>
      </w:tr>
      <w:tr w14:paraId="5A99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continue"/>
            <w:vAlign w:val="center"/>
          </w:tcPr>
          <w:p w14:paraId="3C536EB9">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p>
        </w:tc>
        <w:tc>
          <w:tcPr>
            <w:tcW w:w="1350" w:type="dxa"/>
            <w:vAlign w:val="center"/>
          </w:tcPr>
          <w:p w14:paraId="6310429B">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合作性</w:t>
            </w:r>
          </w:p>
        </w:tc>
        <w:tc>
          <w:tcPr>
            <w:tcW w:w="1335" w:type="dxa"/>
            <w:vAlign w:val="center"/>
          </w:tcPr>
          <w:p w14:paraId="1094C478">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3.300</w:t>
            </w:r>
          </w:p>
        </w:tc>
        <w:tc>
          <w:tcPr>
            <w:tcW w:w="1920" w:type="dxa"/>
            <w:vAlign w:val="center"/>
          </w:tcPr>
          <w:p w14:paraId="549AC3A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57.50</w:t>
            </w:r>
          </w:p>
        </w:tc>
        <w:tc>
          <w:tcPr>
            <w:tcW w:w="3196" w:type="dxa"/>
            <w:vAlign w:val="center"/>
          </w:tcPr>
          <w:p w14:paraId="30C4C34B">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高于此值表明合作倾向超过一般管理者</w:t>
            </w:r>
          </w:p>
        </w:tc>
      </w:tr>
      <w:tr w14:paraId="46166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restart"/>
            <w:vAlign w:val="center"/>
          </w:tcPr>
          <w:p w14:paraId="501DF0AF">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任务管理</w:t>
            </w:r>
          </w:p>
        </w:tc>
        <w:tc>
          <w:tcPr>
            <w:tcW w:w="1350" w:type="dxa"/>
            <w:vAlign w:val="center"/>
          </w:tcPr>
          <w:p w14:paraId="6121B5CA">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计划性</w:t>
            </w:r>
          </w:p>
        </w:tc>
        <w:tc>
          <w:tcPr>
            <w:tcW w:w="1335" w:type="dxa"/>
            <w:vAlign w:val="center"/>
          </w:tcPr>
          <w:p w14:paraId="28B5C5A7">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3.150</w:t>
            </w:r>
          </w:p>
        </w:tc>
        <w:tc>
          <w:tcPr>
            <w:tcW w:w="1920" w:type="dxa"/>
            <w:vAlign w:val="center"/>
          </w:tcPr>
          <w:p w14:paraId="5B7784F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53.75</w:t>
            </w:r>
          </w:p>
        </w:tc>
        <w:tc>
          <w:tcPr>
            <w:tcW w:w="3196" w:type="dxa"/>
            <w:vAlign w:val="center"/>
          </w:tcPr>
          <w:p w14:paraId="08EC7FEC">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高于此值表明计划条理性超过一般管理者</w:t>
            </w:r>
          </w:p>
        </w:tc>
      </w:tr>
      <w:tr w14:paraId="6FDA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continue"/>
            <w:vAlign w:val="center"/>
          </w:tcPr>
          <w:p w14:paraId="6E84604A">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p>
        </w:tc>
        <w:tc>
          <w:tcPr>
            <w:tcW w:w="1350" w:type="dxa"/>
            <w:vAlign w:val="center"/>
          </w:tcPr>
          <w:p w14:paraId="498607B4">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责任心</w:t>
            </w:r>
          </w:p>
        </w:tc>
        <w:tc>
          <w:tcPr>
            <w:tcW w:w="1335" w:type="dxa"/>
            <w:vAlign w:val="center"/>
          </w:tcPr>
          <w:p w14:paraId="6870BEC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3.350</w:t>
            </w:r>
          </w:p>
        </w:tc>
        <w:tc>
          <w:tcPr>
            <w:tcW w:w="1920" w:type="dxa"/>
            <w:vAlign w:val="center"/>
          </w:tcPr>
          <w:p w14:paraId="73E068BC">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58.75</w:t>
            </w:r>
          </w:p>
        </w:tc>
        <w:tc>
          <w:tcPr>
            <w:tcW w:w="3196" w:type="dxa"/>
            <w:vAlign w:val="center"/>
          </w:tcPr>
          <w:p w14:paraId="69D7F38C">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高于此值表明责任意识超过一般管理者</w:t>
            </w:r>
          </w:p>
        </w:tc>
      </w:tr>
      <w:tr w14:paraId="255EA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continue"/>
            <w:vAlign w:val="center"/>
          </w:tcPr>
          <w:p w14:paraId="439D4A5D">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p>
        </w:tc>
        <w:tc>
          <w:tcPr>
            <w:tcW w:w="1350" w:type="dxa"/>
            <w:vAlign w:val="center"/>
          </w:tcPr>
          <w:p w14:paraId="540FFF49">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决断性</w:t>
            </w:r>
          </w:p>
        </w:tc>
        <w:tc>
          <w:tcPr>
            <w:tcW w:w="1335" w:type="dxa"/>
            <w:vAlign w:val="center"/>
          </w:tcPr>
          <w:p w14:paraId="679B4CE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3.150</w:t>
            </w:r>
          </w:p>
        </w:tc>
        <w:tc>
          <w:tcPr>
            <w:tcW w:w="1920" w:type="dxa"/>
            <w:vAlign w:val="center"/>
          </w:tcPr>
          <w:p w14:paraId="34195158">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53.75</w:t>
            </w:r>
          </w:p>
        </w:tc>
        <w:tc>
          <w:tcPr>
            <w:tcW w:w="3196" w:type="dxa"/>
            <w:vAlign w:val="center"/>
          </w:tcPr>
          <w:p w14:paraId="56F7CAF3">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高于此值表明决策果断性超过一般管理者</w:t>
            </w:r>
          </w:p>
        </w:tc>
      </w:tr>
      <w:tr w14:paraId="1CE4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restart"/>
            <w:vAlign w:val="center"/>
          </w:tcPr>
          <w:p w14:paraId="4EDF71D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发展管理</w:t>
            </w:r>
          </w:p>
        </w:tc>
        <w:tc>
          <w:tcPr>
            <w:tcW w:w="1350" w:type="dxa"/>
            <w:vAlign w:val="center"/>
          </w:tcPr>
          <w:p w14:paraId="4EBEB92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进取性</w:t>
            </w:r>
          </w:p>
        </w:tc>
        <w:tc>
          <w:tcPr>
            <w:tcW w:w="1335" w:type="dxa"/>
            <w:vAlign w:val="center"/>
          </w:tcPr>
          <w:p w14:paraId="39FEFCF3">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3.200</w:t>
            </w:r>
          </w:p>
        </w:tc>
        <w:tc>
          <w:tcPr>
            <w:tcW w:w="1920" w:type="dxa"/>
            <w:vAlign w:val="center"/>
          </w:tcPr>
          <w:p w14:paraId="47A0239B">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55.00</w:t>
            </w:r>
          </w:p>
        </w:tc>
        <w:tc>
          <w:tcPr>
            <w:tcW w:w="3196" w:type="dxa"/>
            <w:vAlign w:val="center"/>
          </w:tcPr>
          <w:p w14:paraId="6F2C0633">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高于此值表明成就动机超过一般管理者</w:t>
            </w:r>
          </w:p>
        </w:tc>
      </w:tr>
      <w:tr w14:paraId="510D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continue"/>
            <w:vAlign w:val="center"/>
          </w:tcPr>
          <w:p w14:paraId="7C0BDDF0">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color w:val="0000FF"/>
                <w:sz w:val="22"/>
                <w:szCs w:val="22"/>
                <w:vertAlign w:val="baseline"/>
                <w:lang w:val="en-US" w:eastAsia="zh-CN"/>
              </w:rPr>
            </w:pPr>
          </w:p>
        </w:tc>
        <w:tc>
          <w:tcPr>
            <w:tcW w:w="1350" w:type="dxa"/>
            <w:vAlign w:val="center"/>
          </w:tcPr>
          <w:p w14:paraId="37BDA6BA">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学习力</w:t>
            </w:r>
          </w:p>
        </w:tc>
        <w:tc>
          <w:tcPr>
            <w:tcW w:w="1335" w:type="dxa"/>
            <w:vAlign w:val="center"/>
          </w:tcPr>
          <w:p w14:paraId="6ADD6B5C">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3.150</w:t>
            </w:r>
          </w:p>
        </w:tc>
        <w:tc>
          <w:tcPr>
            <w:tcW w:w="1920" w:type="dxa"/>
            <w:vAlign w:val="center"/>
          </w:tcPr>
          <w:p w14:paraId="443ADBCF">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53.75</w:t>
            </w:r>
          </w:p>
        </w:tc>
        <w:tc>
          <w:tcPr>
            <w:tcW w:w="3196" w:type="dxa"/>
            <w:vAlign w:val="center"/>
          </w:tcPr>
          <w:p w14:paraId="3AB1C368">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高于此值表明学习主动性超过一般管理者</w:t>
            </w:r>
          </w:p>
        </w:tc>
      </w:tr>
      <w:tr w14:paraId="3065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 w:type="dxa"/>
            <w:vMerge w:val="continue"/>
            <w:vAlign w:val="center"/>
          </w:tcPr>
          <w:p w14:paraId="5C3D82F8">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color w:val="0000FF"/>
                <w:sz w:val="22"/>
                <w:szCs w:val="22"/>
                <w:vertAlign w:val="baseline"/>
                <w:lang w:val="en-US" w:eastAsia="zh-CN"/>
              </w:rPr>
            </w:pPr>
          </w:p>
        </w:tc>
        <w:tc>
          <w:tcPr>
            <w:tcW w:w="1350" w:type="dxa"/>
            <w:vAlign w:val="center"/>
          </w:tcPr>
          <w:p w14:paraId="3C017C0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创新性</w:t>
            </w:r>
          </w:p>
        </w:tc>
        <w:tc>
          <w:tcPr>
            <w:tcW w:w="1335" w:type="dxa"/>
            <w:vAlign w:val="center"/>
          </w:tcPr>
          <w:p w14:paraId="383A79E5">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3.000</w:t>
            </w:r>
          </w:p>
        </w:tc>
        <w:tc>
          <w:tcPr>
            <w:tcW w:w="1920" w:type="dxa"/>
            <w:vAlign w:val="center"/>
          </w:tcPr>
          <w:p w14:paraId="39C0C38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50.00</w:t>
            </w:r>
          </w:p>
        </w:tc>
        <w:tc>
          <w:tcPr>
            <w:tcW w:w="3196" w:type="dxa"/>
            <w:vAlign w:val="center"/>
          </w:tcPr>
          <w:p w14:paraId="032FEBEA">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高于此值表明创新倾向超过一般管理者</w:t>
            </w:r>
          </w:p>
        </w:tc>
      </w:tr>
    </w:tbl>
    <w:p w14:paraId="67A0888C">
      <w:pPr>
        <w:spacing w:line="360" w:lineRule="auto"/>
        <w:ind w:firstLine="480"/>
        <w:rPr>
          <w:rFonts w:hint="default" w:ascii="宋体" w:hAnsi="宋体" w:eastAsia="宋体" w:cs="宋体"/>
          <w:color w:val="0000FF"/>
          <w:sz w:val="24"/>
          <w:lang w:val="en-US" w:eastAsia="zh-CN"/>
        </w:rPr>
      </w:pPr>
      <w:r>
        <w:rPr>
          <w:rFonts w:hint="eastAsia" w:ascii="宋体" w:hAnsi="宋体" w:eastAsia="宋体" w:cs="宋体"/>
          <w:color w:val="0000FF"/>
          <w:sz w:val="24"/>
          <w:lang w:val="en-US" w:eastAsia="zh-CN"/>
        </w:rPr>
        <w:t>第四步：以维度</w:t>
      </w:r>
      <w:r>
        <w:rPr>
          <w:rFonts w:hint="eastAsia" w:ascii="宋体" w:hAnsi="宋体" w:eastAsia="宋体" w:cs="宋体"/>
          <w:color w:val="0000FF"/>
          <w:sz w:val="24"/>
        </w:rPr>
        <w:t>常模参照分作为辅助参考，</w:t>
      </w:r>
      <w:r>
        <w:rPr>
          <w:rFonts w:hint="eastAsia" w:ascii="宋体" w:hAnsi="宋体" w:eastAsia="宋体" w:cs="宋体"/>
          <w:color w:val="0000FF"/>
          <w:sz w:val="24"/>
          <w:lang w:val="en-US" w:eastAsia="zh-CN"/>
        </w:rPr>
        <w:t>基于得分区间直接判定维度评价等级及等级描述，维度评语详见附件3。</w:t>
      </w:r>
    </w:p>
    <w:p w14:paraId="5367AE88">
      <w:pPr>
        <w:spacing w:line="360" w:lineRule="auto"/>
        <w:ind w:firstLine="0" w:firstLineChars="0"/>
        <w:jc w:val="center"/>
        <w:rPr>
          <w:rFonts w:hint="eastAsia" w:ascii="宋体" w:hAnsi="宋体" w:eastAsia="宋体" w:cs="宋体"/>
          <w:color w:val="0000FF"/>
          <w:sz w:val="24"/>
        </w:rPr>
      </w:pPr>
      <w:r>
        <w:rPr>
          <w:rFonts w:hint="eastAsia" w:ascii="宋体" w:hAnsi="宋体" w:eastAsia="宋体" w:cs="宋体"/>
          <w:color w:val="0000FF"/>
          <w:sz w:val="24"/>
        </w:rPr>
        <w:t>表</w:t>
      </w:r>
      <w:r>
        <w:rPr>
          <w:rFonts w:hint="eastAsia" w:ascii="宋体" w:hAnsi="宋体" w:eastAsia="宋体" w:cs="宋体"/>
          <w:color w:val="0000FF"/>
          <w:sz w:val="24"/>
          <w:lang w:val="en-US" w:eastAsia="zh-CN"/>
        </w:rPr>
        <w:t>1</w:t>
      </w:r>
      <w:r>
        <w:rPr>
          <w:rFonts w:hint="eastAsia" w:ascii="宋体" w:hAnsi="宋体" w:eastAsia="宋体" w:cs="宋体"/>
          <w:color w:val="0000FF"/>
          <w:sz w:val="24"/>
        </w:rPr>
        <w:t xml:space="preserve">  </w:t>
      </w:r>
      <w:r>
        <w:rPr>
          <w:rFonts w:hint="eastAsia" w:ascii="宋体" w:hAnsi="宋体" w:eastAsia="宋体" w:cs="宋体"/>
          <w:color w:val="0000FF"/>
          <w:sz w:val="24"/>
          <w:lang w:val="en-US" w:eastAsia="zh-CN"/>
        </w:rPr>
        <w:t>维度得分</w:t>
      </w:r>
      <w:r>
        <w:rPr>
          <w:rFonts w:hint="eastAsia" w:ascii="宋体" w:hAnsi="宋体" w:eastAsia="宋体" w:cs="宋体"/>
          <w:color w:val="0000FF"/>
          <w:sz w:val="24"/>
        </w:rPr>
        <w:t>区间与评价等级的对应表</w:t>
      </w:r>
    </w:p>
    <w:tbl>
      <w:tblPr>
        <w:tblStyle w:val="9"/>
        <w:tblW w:w="82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1726"/>
        <w:gridCol w:w="1230"/>
        <w:gridCol w:w="3022"/>
        <w:gridCol w:w="1474"/>
      </w:tblGrid>
      <w:tr w14:paraId="2E3A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0698B811">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b/>
                <w:bCs/>
                <w:color w:val="0000FF"/>
                <w:sz w:val="22"/>
                <w:szCs w:val="22"/>
                <w:lang w:val="en-US" w:eastAsia="zh-CN"/>
              </w:rPr>
            </w:pPr>
            <w:r>
              <w:rPr>
                <w:rFonts w:hint="eastAsia" w:ascii="宋体" w:hAnsi="宋体" w:eastAsia="宋体" w:cs="宋体"/>
                <w:b/>
                <w:bCs/>
                <w:color w:val="0000FF"/>
                <w:sz w:val="22"/>
                <w:szCs w:val="22"/>
                <w:lang w:val="en-US" w:eastAsia="zh-CN"/>
              </w:rPr>
              <w:t>等级</w:t>
            </w:r>
          </w:p>
        </w:tc>
        <w:tc>
          <w:tcPr>
            <w:tcW w:w="1726" w:type="dxa"/>
            <w:vAlign w:val="center"/>
          </w:tcPr>
          <w:p w14:paraId="46CE037B">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b/>
                <w:bCs/>
                <w:color w:val="0000FF"/>
                <w:sz w:val="22"/>
                <w:szCs w:val="22"/>
                <w:lang w:val="en-US" w:eastAsia="zh-CN"/>
              </w:rPr>
            </w:pPr>
            <w:r>
              <w:rPr>
                <w:rFonts w:hint="eastAsia" w:ascii="宋体" w:hAnsi="宋体" w:eastAsia="宋体" w:cs="宋体"/>
                <w:b/>
                <w:bCs/>
                <w:color w:val="0000FF"/>
                <w:sz w:val="22"/>
                <w:szCs w:val="22"/>
                <w:lang w:val="en-US" w:eastAsia="zh-CN"/>
              </w:rPr>
              <w:t>维度得分区间</w:t>
            </w:r>
          </w:p>
        </w:tc>
        <w:tc>
          <w:tcPr>
            <w:tcW w:w="1230" w:type="dxa"/>
            <w:vAlign w:val="center"/>
          </w:tcPr>
          <w:p w14:paraId="77B0777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等级评价</w:t>
            </w:r>
          </w:p>
        </w:tc>
        <w:tc>
          <w:tcPr>
            <w:tcW w:w="3022" w:type="dxa"/>
            <w:vAlign w:val="center"/>
          </w:tcPr>
          <w:p w14:paraId="53E936D8">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核心特征描述</w:t>
            </w:r>
          </w:p>
        </w:tc>
        <w:tc>
          <w:tcPr>
            <w:tcW w:w="1474" w:type="dxa"/>
            <w:shd w:val="clear" w:color="auto" w:fill="auto"/>
            <w:vAlign w:val="center"/>
          </w:tcPr>
          <w:p w14:paraId="5520112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百分位范围</w:t>
            </w:r>
          </w:p>
        </w:tc>
      </w:tr>
      <w:tr w14:paraId="3DF3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00AD5AEF">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L1</w:t>
            </w:r>
          </w:p>
        </w:tc>
        <w:tc>
          <w:tcPr>
            <w:tcW w:w="1726" w:type="dxa"/>
            <w:vAlign w:val="center"/>
          </w:tcPr>
          <w:p w14:paraId="57B9E5F9">
            <w:pPr>
              <w:keepNext w:val="0"/>
              <w:keepLines w:val="0"/>
              <w:widowControl/>
              <w:suppressLineNumbers w:val="0"/>
              <w:jc w:val="center"/>
              <w:textAlignment w:val="center"/>
              <w:rPr>
                <w:rFonts w:hint="default" w:ascii="宋体" w:hAnsi="宋体" w:eastAsia="宋体" w:cs="宋体"/>
                <w:color w:val="0000FF"/>
                <w:sz w:val="22"/>
                <w:szCs w:val="22"/>
                <w:lang w:val="en-US" w:eastAsia="zh-CN"/>
              </w:rPr>
            </w:pPr>
            <w:r>
              <w:rPr>
                <w:rFonts w:hint="eastAsia" w:ascii="宋体" w:hAnsi="宋体" w:eastAsia="宋体" w:cs="宋体"/>
                <w:i w:val="0"/>
                <w:iCs w:val="0"/>
                <w:color w:val="0000FF"/>
                <w:kern w:val="0"/>
                <w:sz w:val="20"/>
                <w:szCs w:val="20"/>
                <w:u w:val="none"/>
                <w:lang w:val="en-US" w:eastAsia="zh-CN" w:bidi="ar"/>
              </w:rPr>
              <w:t>S≥90分</w:t>
            </w:r>
          </w:p>
        </w:tc>
        <w:tc>
          <w:tcPr>
            <w:tcW w:w="1230" w:type="dxa"/>
            <w:vAlign w:val="center"/>
          </w:tcPr>
          <w:p w14:paraId="1DE63EA2">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优秀</w:t>
            </w:r>
          </w:p>
        </w:tc>
        <w:tc>
          <w:tcPr>
            <w:tcW w:w="3022" w:type="dxa"/>
            <w:shd w:val="clear" w:color="auto" w:fill="auto"/>
            <w:vAlign w:val="top"/>
          </w:tcPr>
          <w:p w14:paraId="00698135">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远超常模，优势极其突出</w:t>
            </w:r>
          </w:p>
        </w:tc>
        <w:tc>
          <w:tcPr>
            <w:tcW w:w="1474" w:type="dxa"/>
            <w:shd w:val="clear" w:color="auto" w:fill="auto"/>
            <w:vAlign w:val="center"/>
          </w:tcPr>
          <w:p w14:paraId="4BCCF6E1">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前10%</w:t>
            </w:r>
          </w:p>
        </w:tc>
      </w:tr>
      <w:tr w14:paraId="72E9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5FFE3DA5">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L2</w:t>
            </w:r>
          </w:p>
        </w:tc>
        <w:tc>
          <w:tcPr>
            <w:tcW w:w="1726" w:type="dxa"/>
            <w:vAlign w:val="center"/>
          </w:tcPr>
          <w:p w14:paraId="794B38AD">
            <w:pPr>
              <w:keepNext w:val="0"/>
              <w:keepLines w:val="0"/>
              <w:widowControl/>
              <w:suppressLineNumbers w:val="0"/>
              <w:jc w:val="center"/>
              <w:textAlignment w:val="center"/>
              <w:rPr>
                <w:rFonts w:hint="default" w:ascii="宋体" w:hAnsi="宋体" w:eastAsia="宋体" w:cs="宋体"/>
                <w:color w:val="0000FF"/>
                <w:sz w:val="22"/>
                <w:szCs w:val="22"/>
                <w:lang w:val="en-US" w:eastAsia="zh-CN"/>
              </w:rPr>
            </w:pPr>
            <w:r>
              <w:rPr>
                <w:rFonts w:hint="eastAsia" w:ascii="宋体" w:hAnsi="宋体" w:eastAsia="宋体" w:cs="宋体"/>
                <w:i w:val="0"/>
                <w:iCs w:val="0"/>
                <w:color w:val="0000FF"/>
                <w:kern w:val="0"/>
                <w:sz w:val="20"/>
                <w:szCs w:val="20"/>
                <w:u w:val="none"/>
                <w:lang w:val="en-US" w:eastAsia="zh-CN" w:bidi="ar"/>
              </w:rPr>
              <w:t>70≤S&lt;90分</w:t>
            </w:r>
          </w:p>
        </w:tc>
        <w:tc>
          <w:tcPr>
            <w:tcW w:w="1230" w:type="dxa"/>
            <w:vAlign w:val="center"/>
          </w:tcPr>
          <w:p w14:paraId="6C40239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良好</w:t>
            </w:r>
          </w:p>
        </w:tc>
        <w:tc>
          <w:tcPr>
            <w:tcW w:w="3022" w:type="dxa"/>
            <w:shd w:val="clear" w:color="auto" w:fill="auto"/>
            <w:vAlign w:val="top"/>
          </w:tcPr>
          <w:p w14:paraId="544AC0B9">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明显高于常模，表现良好</w:t>
            </w:r>
          </w:p>
        </w:tc>
        <w:tc>
          <w:tcPr>
            <w:tcW w:w="1474" w:type="dxa"/>
            <w:shd w:val="clear" w:color="auto" w:fill="auto"/>
            <w:vAlign w:val="center"/>
          </w:tcPr>
          <w:p w14:paraId="5D81AC6A">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前10%～</w:t>
            </w:r>
            <w:r>
              <w:rPr>
                <w:rFonts w:hint="eastAsia" w:ascii="宋体" w:hAnsi="宋体" w:eastAsia="宋体" w:cs="宋体"/>
                <w:color w:val="0000FF"/>
                <w:sz w:val="22"/>
                <w:szCs w:val="22"/>
                <w:lang w:val="en-US" w:eastAsia="zh-CN"/>
              </w:rPr>
              <w:t>30</w:t>
            </w:r>
            <w:r>
              <w:rPr>
                <w:rFonts w:hint="default" w:ascii="宋体" w:hAnsi="宋体" w:eastAsia="宋体" w:cs="宋体"/>
                <w:color w:val="0000FF"/>
                <w:sz w:val="22"/>
                <w:szCs w:val="22"/>
                <w:lang w:val="en-US" w:eastAsia="zh-CN"/>
              </w:rPr>
              <w:t>%</w:t>
            </w:r>
          </w:p>
        </w:tc>
      </w:tr>
      <w:tr w14:paraId="7535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0AC8AC47">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L3</w:t>
            </w:r>
          </w:p>
        </w:tc>
        <w:tc>
          <w:tcPr>
            <w:tcW w:w="1726" w:type="dxa"/>
            <w:vAlign w:val="center"/>
          </w:tcPr>
          <w:p w14:paraId="0827A607">
            <w:pPr>
              <w:keepNext w:val="0"/>
              <w:keepLines w:val="0"/>
              <w:widowControl/>
              <w:suppressLineNumbers w:val="0"/>
              <w:jc w:val="center"/>
              <w:textAlignment w:val="center"/>
              <w:rPr>
                <w:rFonts w:hint="eastAsia" w:ascii="宋体" w:hAnsi="宋体" w:eastAsia="宋体" w:cs="宋体"/>
                <w:color w:val="0000FF"/>
                <w:sz w:val="22"/>
                <w:szCs w:val="22"/>
                <w:lang w:val="en-US" w:eastAsia="zh-CN"/>
              </w:rPr>
            </w:pPr>
            <w:r>
              <w:rPr>
                <w:rFonts w:hint="eastAsia" w:ascii="宋体" w:hAnsi="宋体" w:eastAsia="宋体" w:cs="宋体"/>
                <w:i w:val="0"/>
                <w:iCs w:val="0"/>
                <w:color w:val="0000FF"/>
                <w:kern w:val="0"/>
                <w:sz w:val="20"/>
                <w:szCs w:val="20"/>
                <w:u w:val="none"/>
                <w:lang w:val="en-US" w:eastAsia="zh-CN" w:bidi="ar"/>
              </w:rPr>
              <w:t>30≤S&lt;70分</w:t>
            </w:r>
          </w:p>
        </w:tc>
        <w:tc>
          <w:tcPr>
            <w:tcW w:w="1230" w:type="dxa"/>
            <w:vAlign w:val="center"/>
          </w:tcPr>
          <w:p w14:paraId="343CED74">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合格</w:t>
            </w:r>
          </w:p>
        </w:tc>
        <w:tc>
          <w:tcPr>
            <w:tcW w:w="3022" w:type="dxa"/>
            <w:shd w:val="clear" w:color="auto" w:fill="auto"/>
            <w:vAlign w:val="top"/>
          </w:tcPr>
          <w:p w14:paraId="5AB2569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处于常模附近，或略高或略低</w:t>
            </w:r>
          </w:p>
        </w:tc>
        <w:tc>
          <w:tcPr>
            <w:tcW w:w="1474" w:type="dxa"/>
            <w:shd w:val="clear" w:color="auto" w:fill="auto"/>
            <w:vAlign w:val="center"/>
          </w:tcPr>
          <w:p w14:paraId="304ECD69">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中间</w:t>
            </w:r>
            <w:r>
              <w:rPr>
                <w:rFonts w:hint="eastAsia" w:ascii="宋体" w:hAnsi="宋体" w:eastAsia="宋体" w:cs="宋体"/>
                <w:color w:val="0000FF"/>
                <w:sz w:val="22"/>
                <w:szCs w:val="22"/>
                <w:lang w:val="en-US" w:eastAsia="zh-CN"/>
              </w:rPr>
              <w:t>4</w:t>
            </w:r>
            <w:r>
              <w:rPr>
                <w:rFonts w:hint="default" w:ascii="宋体" w:hAnsi="宋体" w:eastAsia="宋体" w:cs="宋体"/>
                <w:color w:val="0000FF"/>
                <w:sz w:val="22"/>
                <w:szCs w:val="22"/>
                <w:lang w:val="en-US" w:eastAsia="zh-CN"/>
              </w:rPr>
              <w:t>0%</w:t>
            </w:r>
          </w:p>
        </w:tc>
      </w:tr>
      <w:tr w14:paraId="2D8A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350DC098">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L4</w:t>
            </w:r>
          </w:p>
        </w:tc>
        <w:tc>
          <w:tcPr>
            <w:tcW w:w="1726" w:type="dxa"/>
            <w:vAlign w:val="center"/>
          </w:tcPr>
          <w:p w14:paraId="12BA1A31">
            <w:pPr>
              <w:keepNext w:val="0"/>
              <w:keepLines w:val="0"/>
              <w:widowControl/>
              <w:suppressLineNumbers w:val="0"/>
              <w:jc w:val="center"/>
              <w:textAlignment w:val="center"/>
              <w:rPr>
                <w:rFonts w:hint="default" w:ascii="宋体" w:hAnsi="宋体" w:eastAsia="宋体" w:cs="宋体"/>
                <w:color w:val="0000FF"/>
                <w:sz w:val="22"/>
                <w:szCs w:val="22"/>
                <w:lang w:val="en-US" w:eastAsia="zh-CN"/>
              </w:rPr>
            </w:pPr>
            <w:r>
              <w:rPr>
                <w:rFonts w:hint="eastAsia" w:ascii="宋体" w:hAnsi="宋体" w:eastAsia="宋体" w:cs="宋体"/>
                <w:i w:val="0"/>
                <w:iCs w:val="0"/>
                <w:color w:val="0000FF"/>
                <w:kern w:val="0"/>
                <w:sz w:val="20"/>
                <w:szCs w:val="20"/>
                <w:u w:val="none"/>
                <w:lang w:val="en-US" w:eastAsia="zh-CN" w:bidi="ar"/>
              </w:rPr>
              <w:t>10≤S&lt;30分</w:t>
            </w:r>
          </w:p>
        </w:tc>
        <w:tc>
          <w:tcPr>
            <w:tcW w:w="1230" w:type="dxa"/>
            <w:vAlign w:val="center"/>
          </w:tcPr>
          <w:p w14:paraId="38959ECD">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欠佳</w:t>
            </w:r>
          </w:p>
        </w:tc>
        <w:tc>
          <w:tcPr>
            <w:tcW w:w="3022" w:type="dxa"/>
            <w:shd w:val="clear" w:color="auto" w:fill="auto"/>
            <w:vAlign w:val="top"/>
          </w:tcPr>
          <w:p w14:paraId="0C472C0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明显低于常模，相对短板</w:t>
            </w:r>
          </w:p>
        </w:tc>
        <w:tc>
          <w:tcPr>
            <w:tcW w:w="1474" w:type="dxa"/>
            <w:shd w:val="clear" w:color="auto" w:fill="auto"/>
            <w:vAlign w:val="center"/>
          </w:tcPr>
          <w:p w14:paraId="0C85435B">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后10%～</w:t>
            </w:r>
            <w:r>
              <w:rPr>
                <w:rFonts w:hint="eastAsia" w:ascii="宋体" w:hAnsi="宋体" w:eastAsia="宋体" w:cs="宋体"/>
                <w:color w:val="0000FF"/>
                <w:sz w:val="22"/>
                <w:szCs w:val="22"/>
                <w:lang w:val="en-US" w:eastAsia="zh-CN"/>
              </w:rPr>
              <w:t>30</w:t>
            </w:r>
            <w:r>
              <w:rPr>
                <w:rFonts w:hint="default" w:ascii="宋体" w:hAnsi="宋体" w:eastAsia="宋体" w:cs="宋体"/>
                <w:color w:val="0000FF"/>
                <w:sz w:val="22"/>
                <w:szCs w:val="22"/>
                <w:lang w:val="en-US" w:eastAsia="zh-CN"/>
              </w:rPr>
              <w:t>%</w:t>
            </w:r>
          </w:p>
        </w:tc>
      </w:tr>
      <w:tr w14:paraId="79D9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7B047D7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L5</w:t>
            </w:r>
          </w:p>
        </w:tc>
        <w:tc>
          <w:tcPr>
            <w:tcW w:w="1726" w:type="dxa"/>
            <w:vAlign w:val="center"/>
          </w:tcPr>
          <w:p w14:paraId="29368C3B">
            <w:pPr>
              <w:keepNext w:val="0"/>
              <w:keepLines w:val="0"/>
              <w:widowControl/>
              <w:suppressLineNumbers w:val="0"/>
              <w:jc w:val="center"/>
              <w:textAlignment w:val="center"/>
              <w:rPr>
                <w:rFonts w:hint="default" w:ascii="宋体" w:hAnsi="宋体" w:eastAsia="宋体" w:cs="宋体"/>
                <w:color w:val="0000FF"/>
                <w:sz w:val="22"/>
                <w:szCs w:val="22"/>
                <w:lang w:val="en-US" w:eastAsia="zh-CN"/>
              </w:rPr>
            </w:pPr>
            <w:r>
              <w:rPr>
                <w:rFonts w:hint="eastAsia" w:ascii="宋体" w:hAnsi="宋体" w:eastAsia="宋体" w:cs="宋体"/>
                <w:i w:val="0"/>
                <w:iCs w:val="0"/>
                <w:color w:val="0000FF"/>
                <w:kern w:val="0"/>
                <w:sz w:val="20"/>
                <w:szCs w:val="20"/>
                <w:u w:val="none"/>
                <w:lang w:val="en-US" w:eastAsia="zh-CN" w:bidi="ar"/>
              </w:rPr>
              <w:t>S&lt;10分</w:t>
            </w:r>
          </w:p>
        </w:tc>
        <w:tc>
          <w:tcPr>
            <w:tcW w:w="1230" w:type="dxa"/>
            <w:vAlign w:val="center"/>
          </w:tcPr>
          <w:p w14:paraId="067B2E3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不足</w:t>
            </w:r>
          </w:p>
        </w:tc>
        <w:tc>
          <w:tcPr>
            <w:tcW w:w="3022" w:type="dxa"/>
            <w:shd w:val="clear" w:color="auto" w:fill="auto"/>
            <w:vAlign w:val="top"/>
          </w:tcPr>
          <w:p w14:paraId="54E4DA02">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远低于常模，需重点干预</w:t>
            </w:r>
          </w:p>
        </w:tc>
        <w:tc>
          <w:tcPr>
            <w:tcW w:w="1474" w:type="dxa"/>
            <w:shd w:val="clear" w:color="auto" w:fill="auto"/>
            <w:vAlign w:val="center"/>
          </w:tcPr>
          <w:p w14:paraId="62893FE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后10%</w:t>
            </w:r>
          </w:p>
        </w:tc>
      </w:tr>
    </w:tbl>
    <w:p w14:paraId="0E9AC29E">
      <w:pPr>
        <w:spacing w:line="360" w:lineRule="auto"/>
        <w:ind w:firstLine="480"/>
        <w:rPr>
          <w:rFonts w:hint="eastAsia" w:ascii="宋体" w:hAnsi="宋体" w:eastAsia="宋体" w:cs="宋体"/>
          <w:b/>
          <w:bCs/>
          <w:color w:val="0000FF"/>
          <w:sz w:val="24"/>
          <w:lang w:val="en-US" w:eastAsia="zh-CN"/>
        </w:rPr>
      </w:pPr>
      <w:r>
        <w:rPr>
          <w:rFonts w:hint="eastAsia" w:ascii="宋体" w:hAnsi="宋体" w:eastAsia="宋体" w:cs="宋体"/>
          <w:b/>
          <w:bCs/>
          <w:color w:val="0000FF"/>
          <w:sz w:val="24"/>
          <w:lang w:val="en-US" w:eastAsia="zh-CN"/>
        </w:rPr>
        <w:t>3、综合得分：百分制计算</w:t>
      </w:r>
    </w:p>
    <w:p w14:paraId="61B548CA">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第一步：将13个维度的百分制得分相加，得到维度总分（满分1300分）。</w:t>
      </w:r>
    </w:p>
    <w:p w14:paraId="0353F109">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第二步：计算百分制综合平均分：</w:t>
      </w:r>
    </w:p>
    <w:p w14:paraId="14A286B1">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综合得分=（13个维度百分制得分之和÷1300）×100</w:t>
      </w:r>
    </w:p>
    <w:p w14:paraId="4DAFA55E">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第三步：计算完成后，将综合平均分与百分制常模参照分对比。</w:t>
      </w:r>
    </w:p>
    <w:p w14:paraId="72140B0B">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综合常模参照分=（13个维度常模参照分之和）÷1300×100=54.23分</w:t>
      </w:r>
    </w:p>
    <w:p w14:paraId="2EE31D43">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综合得分高于54.23分，表明整体管理特质超过一般管理者</w:t>
      </w:r>
    </w:p>
    <w:p w14:paraId="4F3622D2">
      <w:pPr>
        <w:spacing w:line="360" w:lineRule="auto"/>
        <w:ind w:firstLine="480"/>
        <w:rPr>
          <w:rFonts w:hint="eastAsia" w:ascii="宋体" w:hAnsi="宋体" w:eastAsia="宋体" w:cs="宋体"/>
          <w:sz w:val="24"/>
          <w:lang w:eastAsia="zh-CN"/>
        </w:rPr>
      </w:pPr>
      <w:r>
        <w:rPr>
          <w:rFonts w:hint="eastAsia" w:ascii="宋体" w:hAnsi="宋体" w:eastAsia="宋体" w:cs="宋体"/>
          <w:color w:val="0000FF"/>
          <w:sz w:val="24"/>
          <w:lang w:val="en-US" w:eastAsia="zh-CN"/>
        </w:rPr>
        <w:t>第四步：以</w:t>
      </w:r>
      <w:r>
        <w:rPr>
          <w:rFonts w:hint="eastAsia" w:ascii="宋体" w:hAnsi="宋体" w:eastAsia="宋体" w:cs="宋体"/>
          <w:color w:val="0000FF"/>
          <w:sz w:val="24"/>
        </w:rPr>
        <w:t>综合常模参照分作为辅助参考，</w:t>
      </w:r>
      <w:r>
        <w:rPr>
          <w:rFonts w:hint="eastAsia" w:ascii="宋体" w:hAnsi="宋体" w:eastAsia="宋体" w:cs="宋体"/>
          <w:color w:val="0000FF"/>
          <w:sz w:val="24"/>
          <w:lang w:val="en-US" w:eastAsia="zh-CN"/>
        </w:rPr>
        <w:t>基于得分区间直接判定综合评价等级及等级描述，综合评语和发展建议详见附件4</w:t>
      </w:r>
      <w:r>
        <w:rPr>
          <w:rFonts w:hint="eastAsia" w:ascii="宋体" w:hAnsi="宋体" w:eastAsia="宋体" w:cs="宋体"/>
          <w:color w:val="0000FF"/>
          <w:sz w:val="24"/>
          <w:lang w:eastAsia="zh-CN"/>
        </w:rPr>
        <w:t>。</w:t>
      </w:r>
    </w:p>
    <w:p w14:paraId="74B11349">
      <w:pPr>
        <w:jc w:val="center"/>
        <w:rPr>
          <w:rFonts w:hint="eastAsia" w:ascii="宋体" w:hAnsi="宋体" w:eastAsia="宋体" w:cs="宋体"/>
          <w:color w:val="0000FF"/>
          <w:sz w:val="24"/>
        </w:rPr>
      </w:pPr>
      <w:r>
        <w:rPr>
          <w:rFonts w:hint="eastAsia" w:ascii="宋体" w:hAnsi="宋体" w:eastAsia="宋体" w:cs="宋体"/>
          <w:color w:val="0000FF"/>
          <w:sz w:val="24"/>
        </w:rPr>
        <w:t>表</w:t>
      </w:r>
      <w:r>
        <w:rPr>
          <w:rFonts w:hint="eastAsia" w:ascii="宋体" w:hAnsi="宋体" w:eastAsia="宋体" w:cs="宋体"/>
          <w:color w:val="0000FF"/>
          <w:sz w:val="24"/>
          <w:lang w:val="en-US" w:eastAsia="zh-CN"/>
        </w:rPr>
        <w:t>3</w:t>
      </w:r>
      <w:r>
        <w:rPr>
          <w:rFonts w:hint="eastAsia" w:ascii="宋体" w:hAnsi="宋体" w:eastAsia="宋体" w:cs="宋体"/>
          <w:color w:val="0000FF"/>
          <w:sz w:val="24"/>
        </w:rPr>
        <w:t xml:space="preserve">  </w:t>
      </w:r>
      <w:r>
        <w:rPr>
          <w:rFonts w:hint="eastAsia" w:ascii="宋体" w:hAnsi="宋体" w:eastAsia="宋体" w:cs="宋体"/>
          <w:color w:val="0000FF"/>
          <w:sz w:val="24"/>
          <w:lang w:val="en-US" w:eastAsia="zh-CN"/>
        </w:rPr>
        <w:t>综合得分</w:t>
      </w:r>
      <w:r>
        <w:rPr>
          <w:rFonts w:hint="eastAsia" w:ascii="宋体" w:hAnsi="宋体" w:eastAsia="宋体" w:cs="宋体"/>
          <w:color w:val="0000FF"/>
          <w:sz w:val="24"/>
        </w:rPr>
        <w:t>区间与评价等级的对应表</w:t>
      </w:r>
    </w:p>
    <w:tbl>
      <w:tblPr>
        <w:tblStyle w:val="9"/>
        <w:tblW w:w="86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3"/>
        <w:gridCol w:w="1693"/>
        <w:gridCol w:w="1380"/>
        <w:gridCol w:w="2485"/>
        <w:gridCol w:w="2400"/>
      </w:tblGrid>
      <w:tr w14:paraId="324CD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jc w:val="center"/>
        </w:trPr>
        <w:tc>
          <w:tcPr>
            <w:tcW w:w="733" w:type="dxa"/>
            <w:shd w:val="clear" w:color="auto" w:fill="auto"/>
            <w:vAlign w:val="center"/>
          </w:tcPr>
          <w:p w14:paraId="14160C4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等级</w:t>
            </w:r>
          </w:p>
        </w:tc>
        <w:tc>
          <w:tcPr>
            <w:tcW w:w="1693" w:type="dxa"/>
            <w:vAlign w:val="center"/>
          </w:tcPr>
          <w:p w14:paraId="7764D644">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综合得分区间</w:t>
            </w:r>
          </w:p>
        </w:tc>
        <w:tc>
          <w:tcPr>
            <w:tcW w:w="1380" w:type="dxa"/>
            <w:shd w:val="clear" w:color="auto" w:fill="auto"/>
            <w:vAlign w:val="center"/>
          </w:tcPr>
          <w:p w14:paraId="285EC215">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等级评价</w:t>
            </w:r>
          </w:p>
        </w:tc>
        <w:tc>
          <w:tcPr>
            <w:tcW w:w="2485" w:type="dxa"/>
            <w:vAlign w:val="center"/>
          </w:tcPr>
          <w:p w14:paraId="10134EEA">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核心特征描述</w:t>
            </w:r>
          </w:p>
        </w:tc>
        <w:tc>
          <w:tcPr>
            <w:tcW w:w="2400" w:type="dxa"/>
            <w:vAlign w:val="center"/>
          </w:tcPr>
          <w:p w14:paraId="603FAB25">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宋体" w:hAnsi="宋体" w:eastAsia="宋体" w:cs="宋体"/>
                <w:b/>
                <w:bCs/>
                <w:color w:val="0000FF"/>
                <w:sz w:val="22"/>
                <w:szCs w:val="22"/>
                <w:lang w:val="en-US" w:eastAsia="zh-CN"/>
              </w:rPr>
            </w:pPr>
            <w:r>
              <w:rPr>
                <w:rFonts w:hint="default" w:ascii="宋体" w:hAnsi="宋体" w:eastAsia="宋体" w:cs="宋体"/>
                <w:b/>
                <w:bCs/>
                <w:color w:val="0000FF"/>
                <w:sz w:val="22"/>
                <w:szCs w:val="22"/>
                <w:lang w:val="en-US" w:eastAsia="zh-CN"/>
              </w:rPr>
              <w:t>发展建议</w:t>
            </w:r>
          </w:p>
        </w:tc>
      </w:tr>
      <w:tr w14:paraId="077B3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3" w:type="dxa"/>
            <w:shd w:val="clear" w:color="auto" w:fill="auto"/>
            <w:vAlign w:val="center"/>
          </w:tcPr>
          <w:p w14:paraId="5B82D285">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bookmarkStart w:id="0" w:name="_GoBack" w:colFirst="1" w:colLast="1"/>
            <w:r>
              <w:rPr>
                <w:rFonts w:hint="default" w:ascii="宋体" w:hAnsi="宋体" w:eastAsia="宋体" w:cs="宋体"/>
                <w:color w:val="0000FF"/>
                <w:sz w:val="22"/>
                <w:szCs w:val="22"/>
                <w:lang w:val="en-US" w:eastAsia="zh-CN"/>
              </w:rPr>
              <w:t>L1</w:t>
            </w:r>
          </w:p>
        </w:tc>
        <w:tc>
          <w:tcPr>
            <w:tcW w:w="1693" w:type="dxa"/>
            <w:vAlign w:val="center"/>
          </w:tcPr>
          <w:p w14:paraId="50419483">
            <w:pPr>
              <w:keepNext w:val="0"/>
              <w:keepLines w:val="0"/>
              <w:widowControl/>
              <w:suppressLineNumbers w:val="0"/>
              <w:jc w:val="center"/>
              <w:textAlignment w:val="center"/>
              <w:rPr>
                <w:rFonts w:hint="eastAsia" w:ascii="宋体" w:hAnsi="宋体" w:eastAsia="宋体" w:cs="宋体"/>
                <w:color w:val="0000FF"/>
                <w:sz w:val="22"/>
                <w:szCs w:val="22"/>
                <w:lang w:val="en-US" w:eastAsia="zh-CN"/>
              </w:rPr>
            </w:pPr>
            <w:r>
              <w:rPr>
                <w:rFonts w:hint="eastAsia" w:ascii="宋体" w:hAnsi="宋体" w:eastAsia="宋体" w:cs="宋体"/>
                <w:i w:val="0"/>
                <w:iCs w:val="0"/>
                <w:color w:val="0000FF"/>
                <w:kern w:val="0"/>
                <w:sz w:val="20"/>
                <w:szCs w:val="20"/>
                <w:u w:val="none"/>
                <w:lang w:val="en-US" w:eastAsia="zh-CN" w:bidi="ar"/>
              </w:rPr>
              <w:t>S≥90分</w:t>
            </w:r>
          </w:p>
        </w:tc>
        <w:tc>
          <w:tcPr>
            <w:tcW w:w="1380" w:type="dxa"/>
            <w:shd w:val="clear" w:color="auto" w:fill="auto"/>
            <w:vAlign w:val="center"/>
          </w:tcPr>
          <w:p w14:paraId="039543BB">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优秀管理者</w:t>
            </w:r>
          </w:p>
        </w:tc>
        <w:tc>
          <w:tcPr>
            <w:tcW w:w="2485" w:type="dxa"/>
            <w:vAlign w:val="center"/>
          </w:tcPr>
          <w:p w14:paraId="4D10B887">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表现突出，优于大部分管理者</w:t>
            </w:r>
          </w:p>
        </w:tc>
        <w:tc>
          <w:tcPr>
            <w:tcW w:w="2400" w:type="dxa"/>
            <w:vAlign w:val="center"/>
          </w:tcPr>
          <w:p w14:paraId="584E12CC">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可承担更高战略职责，培养接班人</w:t>
            </w:r>
          </w:p>
        </w:tc>
      </w:tr>
      <w:tr w14:paraId="50E0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3" w:type="dxa"/>
            <w:shd w:val="clear" w:color="auto" w:fill="auto"/>
            <w:vAlign w:val="center"/>
          </w:tcPr>
          <w:p w14:paraId="70030C8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L2</w:t>
            </w:r>
          </w:p>
        </w:tc>
        <w:tc>
          <w:tcPr>
            <w:tcW w:w="1693" w:type="dxa"/>
            <w:vAlign w:val="center"/>
          </w:tcPr>
          <w:p w14:paraId="089BBCC5">
            <w:pPr>
              <w:keepNext w:val="0"/>
              <w:keepLines w:val="0"/>
              <w:widowControl/>
              <w:suppressLineNumbers w:val="0"/>
              <w:jc w:val="center"/>
              <w:textAlignment w:val="center"/>
              <w:rPr>
                <w:rFonts w:hint="eastAsia" w:ascii="宋体" w:hAnsi="宋体" w:eastAsia="宋体" w:cs="宋体"/>
                <w:color w:val="0000FF"/>
                <w:sz w:val="22"/>
                <w:szCs w:val="22"/>
                <w:lang w:val="en-US" w:eastAsia="zh-CN"/>
              </w:rPr>
            </w:pPr>
            <w:r>
              <w:rPr>
                <w:rFonts w:hint="eastAsia" w:ascii="宋体" w:hAnsi="宋体" w:eastAsia="宋体" w:cs="宋体"/>
                <w:i w:val="0"/>
                <w:iCs w:val="0"/>
                <w:color w:val="0000FF"/>
                <w:kern w:val="0"/>
                <w:sz w:val="20"/>
                <w:szCs w:val="20"/>
                <w:u w:val="none"/>
                <w:lang w:val="en-US" w:eastAsia="zh-CN" w:bidi="ar"/>
              </w:rPr>
              <w:t>70≤S&lt;90分</w:t>
            </w:r>
          </w:p>
        </w:tc>
        <w:tc>
          <w:tcPr>
            <w:tcW w:w="1380" w:type="dxa"/>
            <w:shd w:val="clear" w:color="auto" w:fill="auto"/>
            <w:vAlign w:val="center"/>
          </w:tcPr>
          <w:p w14:paraId="2815A45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较好管理者</w:t>
            </w:r>
          </w:p>
        </w:tc>
        <w:tc>
          <w:tcPr>
            <w:tcW w:w="2485" w:type="dxa"/>
            <w:vAlign w:val="center"/>
          </w:tcPr>
          <w:p w14:paraId="7404011C">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表现良好，高于一般水平</w:t>
            </w:r>
          </w:p>
        </w:tc>
        <w:tc>
          <w:tcPr>
            <w:tcW w:w="2400" w:type="dxa"/>
            <w:vAlign w:val="center"/>
          </w:tcPr>
          <w:p w14:paraId="387C38E6">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强化薄弱点，向卓越迈进</w:t>
            </w:r>
          </w:p>
        </w:tc>
      </w:tr>
      <w:tr w14:paraId="4336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3" w:type="dxa"/>
            <w:shd w:val="clear" w:color="auto" w:fill="auto"/>
            <w:vAlign w:val="center"/>
          </w:tcPr>
          <w:p w14:paraId="0A2BB6D4">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L3</w:t>
            </w:r>
          </w:p>
        </w:tc>
        <w:tc>
          <w:tcPr>
            <w:tcW w:w="1693" w:type="dxa"/>
            <w:vAlign w:val="center"/>
          </w:tcPr>
          <w:p w14:paraId="5F7A030B">
            <w:pPr>
              <w:keepNext w:val="0"/>
              <w:keepLines w:val="0"/>
              <w:widowControl/>
              <w:suppressLineNumbers w:val="0"/>
              <w:jc w:val="center"/>
              <w:textAlignment w:val="center"/>
              <w:rPr>
                <w:rFonts w:hint="eastAsia" w:ascii="宋体" w:hAnsi="宋体" w:eastAsia="宋体" w:cs="宋体"/>
                <w:color w:val="0000FF"/>
                <w:sz w:val="22"/>
                <w:szCs w:val="22"/>
                <w:lang w:val="en-US" w:eastAsia="zh-CN"/>
              </w:rPr>
            </w:pPr>
            <w:r>
              <w:rPr>
                <w:rFonts w:hint="eastAsia" w:ascii="宋体" w:hAnsi="宋体" w:eastAsia="宋体" w:cs="宋体"/>
                <w:i w:val="0"/>
                <w:iCs w:val="0"/>
                <w:color w:val="0000FF"/>
                <w:kern w:val="0"/>
                <w:sz w:val="20"/>
                <w:szCs w:val="20"/>
                <w:u w:val="none"/>
                <w:lang w:val="en-US" w:eastAsia="zh-CN" w:bidi="ar"/>
              </w:rPr>
              <w:t>30≤S&lt;70分</w:t>
            </w:r>
          </w:p>
        </w:tc>
        <w:tc>
          <w:tcPr>
            <w:tcW w:w="1380" w:type="dxa"/>
            <w:shd w:val="clear" w:color="auto" w:fill="auto"/>
            <w:vAlign w:val="center"/>
          </w:tcPr>
          <w:p w14:paraId="794BF056">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合格管理者</w:t>
            </w:r>
          </w:p>
        </w:tc>
        <w:tc>
          <w:tcPr>
            <w:tcW w:w="2485" w:type="dxa"/>
            <w:vAlign w:val="center"/>
          </w:tcPr>
          <w:p w14:paraId="3F14A2E6">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表现稳健，与大多数管理者相当</w:t>
            </w:r>
          </w:p>
        </w:tc>
        <w:tc>
          <w:tcPr>
            <w:tcW w:w="2400" w:type="dxa"/>
            <w:vAlign w:val="center"/>
          </w:tcPr>
          <w:p w14:paraId="65F7C6FC">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聚焦中等及以下维度，提升整体均衡性</w:t>
            </w:r>
          </w:p>
        </w:tc>
      </w:tr>
      <w:tr w14:paraId="0338F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3" w:type="dxa"/>
            <w:shd w:val="clear" w:color="auto" w:fill="auto"/>
            <w:vAlign w:val="center"/>
          </w:tcPr>
          <w:p w14:paraId="331F811D">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L4</w:t>
            </w:r>
          </w:p>
        </w:tc>
        <w:tc>
          <w:tcPr>
            <w:tcW w:w="1693" w:type="dxa"/>
            <w:vAlign w:val="center"/>
          </w:tcPr>
          <w:p w14:paraId="61CD5DD5">
            <w:pPr>
              <w:keepNext w:val="0"/>
              <w:keepLines w:val="0"/>
              <w:widowControl/>
              <w:suppressLineNumbers w:val="0"/>
              <w:jc w:val="center"/>
              <w:textAlignment w:val="center"/>
              <w:rPr>
                <w:rFonts w:hint="eastAsia" w:ascii="宋体" w:hAnsi="宋体" w:eastAsia="宋体" w:cs="宋体"/>
                <w:color w:val="0000FF"/>
                <w:sz w:val="22"/>
                <w:szCs w:val="22"/>
                <w:lang w:val="en-US" w:eastAsia="zh-CN"/>
              </w:rPr>
            </w:pPr>
            <w:r>
              <w:rPr>
                <w:rFonts w:hint="eastAsia" w:ascii="宋体" w:hAnsi="宋体" w:eastAsia="宋体" w:cs="宋体"/>
                <w:i w:val="0"/>
                <w:iCs w:val="0"/>
                <w:color w:val="0000FF"/>
                <w:kern w:val="0"/>
                <w:sz w:val="20"/>
                <w:szCs w:val="20"/>
                <w:u w:val="none"/>
                <w:lang w:val="en-US" w:eastAsia="zh-CN" w:bidi="ar"/>
              </w:rPr>
              <w:t>10≤S&lt;30分</w:t>
            </w:r>
          </w:p>
        </w:tc>
        <w:tc>
          <w:tcPr>
            <w:tcW w:w="1380" w:type="dxa"/>
            <w:shd w:val="clear" w:color="auto" w:fill="auto"/>
            <w:vAlign w:val="center"/>
          </w:tcPr>
          <w:p w14:paraId="0BCE8243">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eastAsia" w:ascii="宋体" w:hAnsi="宋体" w:eastAsia="宋体" w:cs="宋体"/>
                <w:color w:val="0000FF"/>
                <w:sz w:val="22"/>
                <w:szCs w:val="22"/>
                <w:lang w:val="en-US" w:eastAsia="zh-CN"/>
              </w:rPr>
              <w:t>基础</w:t>
            </w:r>
            <w:r>
              <w:rPr>
                <w:rFonts w:hint="default" w:ascii="宋体" w:hAnsi="宋体" w:eastAsia="宋体" w:cs="宋体"/>
                <w:color w:val="0000FF"/>
                <w:sz w:val="22"/>
                <w:szCs w:val="22"/>
                <w:lang w:val="en-US" w:eastAsia="zh-CN"/>
              </w:rPr>
              <w:t>管理者</w:t>
            </w:r>
          </w:p>
        </w:tc>
        <w:tc>
          <w:tcPr>
            <w:tcW w:w="2485" w:type="dxa"/>
            <w:vAlign w:val="center"/>
          </w:tcPr>
          <w:p w14:paraId="2C7CC0D8">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表现偏低，有一定提升空间</w:t>
            </w:r>
          </w:p>
        </w:tc>
        <w:tc>
          <w:tcPr>
            <w:tcW w:w="2400" w:type="dxa"/>
            <w:vAlign w:val="center"/>
          </w:tcPr>
          <w:p w14:paraId="372BD6E5">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系统培训与实践，重点突破</w:t>
            </w:r>
          </w:p>
        </w:tc>
      </w:tr>
      <w:tr w14:paraId="7139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3" w:type="dxa"/>
            <w:shd w:val="clear" w:color="auto" w:fill="auto"/>
            <w:vAlign w:val="center"/>
          </w:tcPr>
          <w:p w14:paraId="60CAD77E">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L5</w:t>
            </w:r>
          </w:p>
        </w:tc>
        <w:tc>
          <w:tcPr>
            <w:tcW w:w="1693" w:type="dxa"/>
            <w:vAlign w:val="center"/>
          </w:tcPr>
          <w:p w14:paraId="7419CC5D">
            <w:pPr>
              <w:keepNext w:val="0"/>
              <w:keepLines w:val="0"/>
              <w:widowControl/>
              <w:suppressLineNumbers w:val="0"/>
              <w:jc w:val="center"/>
              <w:textAlignment w:val="center"/>
              <w:rPr>
                <w:rFonts w:hint="eastAsia" w:ascii="宋体" w:hAnsi="宋体" w:eastAsia="宋体" w:cs="宋体"/>
                <w:color w:val="0000FF"/>
                <w:sz w:val="22"/>
                <w:szCs w:val="22"/>
                <w:lang w:val="en-US" w:eastAsia="zh-CN"/>
              </w:rPr>
            </w:pPr>
            <w:r>
              <w:rPr>
                <w:rFonts w:hint="eastAsia" w:ascii="宋体" w:hAnsi="宋体" w:eastAsia="宋体" w:cs="宋体"/>
                <w:i w:val="0"/>
                <w:iCs w:val="0"/>
                <w:color w:val="0000FF"/>
                <w:kern w:val="0"/>
                <w:sz w:val="20"/>
                <w:szCs w:val="20"/>
                <w:u w:val="none"/>
                <w:lang w:val="en-US" w:eastAsia="zh-CN" w:bidi="ar"/>
              </w:rPr>
              <w:t>S&lt;10分</w:t>
            </w:r>
          </w:p>
        </w:tc>
        <w:tc>
          <w:tcPr>
            <w:tcW w:w="1380" w:type="dxa"/>
            <w:shd w:val="clear" w:color="auto" w:fill="auto"/>
            <w:vAlign w:val="center"/>
          </w:tcPr>
          <w:p w14:paraId="4D8933FF">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低潜管理者</w:t>
            </w:r>
          </w:p>
        </w:tc>
        <w:tc>
          <w:tcPr>
            <w:tcW w:w="2485" w:type="dxa"/>
            <w:vAlign w:val="center"/>
          </w:tcPr>
          <w:p w14:paraId="424618F5">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表现不足，需重点关注</w:t>
            </w:r>
          </w:p>
        </w:tc>
        <w:tc>
          <w:tcPr>
            <w:tcW w:w="2400" w:type="dxa"/>
            <w:vAlign w:val="center"/>
          </w:tcPr>
          <w:p w14:paraId="5BB36B07">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重新评估人岗匹配度，强化基础素质</w:t>
            </w:r>
          </w:p>
        </w:tc>
      </w:tr>
      <w:bookmarkEnd w:id="0"/>
    </w:tbl>
    <w:p w14:paraId="33A21FAE">
      <w:pPr>
        <w:spacing w:line="360" w:lineRule="auto"/>
        <w:ind w:firstLine="482"/>
        <w:outlineLvl w:val="0"/>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lang w:val="en-US" w:eastAsia="zh-CN"/>
          <w14:textFill>
            <w14:solidFill>
              <w14:schemeClr w14:val="tx1"/>
            </w14:solidFill>
          </w14:textFill>
        </w:rPr>
        <w:t>五</w:t>
      </w:r>
      <w:r>
        <w:rPr>
          <w:rFonts w:hint="eastAsia" w:ascii="宋体" w:hAnsi="宋体" w:eastAsia="宋体" w:cs="宋体"/>
          <w:b/>
          <w:bCs/>
          <w:color w:val="000000" w:themeColor="text1"/>
          <w:sz w:val="24"/>
          <w14:textFill>
            <w14:solidFill>
              <w14:schemeClr w14:val="tx1"/>
            </w14:solidFill>
          </w14:textFill>
        </w:rPr>
        <w:t>、软件功能</w:t>
      </w:r>
    </w:p>
    <w:p w14:paraId="21791FB8">
      <w:pPr>
        <w:spacing w:line="360" w:lineRule="auto"/>
        <w:ind w:firstLine="480"/>
        <w:rPr>
          <w:rFonts w:hint="eastAsia" w:ascii="宋体" w:hAnsi="宋体" w:eastAsia="宋体" w:cs="宋体"/>
          <w:color w:val="000000" w:themeColor="text1"/>
          <w:sz w:val="24"/>
          <w:highlight w:val="red"/>
          <w14:textFill>
            <w14:solidFill>
              <w14:schemeClr w14:val="tx1"/>
            </w14:solidFill>
          </w14:textFill>
        </w:rPr>
      </w:pPr>
      <w:r>
        <w:rPr>
          <w:rFonts w:hint="eastAsia" w:ascii="宋体" w:hAnsi="宋体" w:eastAsia="宋体" w:cs="宋体"/>
          <w:color w:val="000000" w:themeColor="text1"/>
          <w:sz w:val="24"/>
          <w:lang w:eastAsia="zh-CN"/>
          <w14:textFill>
            <w14:solidFill>
              <w14:schemeClr w14:val="tx1"/>
            </w14:solidFill>
          </w14:textFill>
        </w:rPr>
        <w:t>管理特质</w:t>
      </w:r>
      <w:r>
        <w:rPr>
          <w:rFonts w:hint="eastAsia" w:ascii="宋体" w:hAnsi="宋体" w:eastAsia="宋体" w:cs="宋体"/>
          <w:color w:val="000000" w:themeColor="text1"/>
          <w:sz w:val="24"/>
          <w14:textFill>
            <w14:solidFill>
              <w14:schemeClr w14:val="tx1"/>
            </w14:solidFill>
          </w14:textFill>
        </w:rPr>
        <w:t>测验软件为手机和网页版本系统，适用于不同行业</w:t>
      </w:r>
      <w:r>
        <w:rPr>
          <w:rFonts w:hint="eastAsia" w:ascii="宋体" w:hAnsi="宋体" w:eastAsia="宋体" w:cs="宋体"/>
          <w:color w:val="000000" w:themeColor="text1"/>
          <w:sz w:val="24"/>
          <w:lang w:val="en-US" w:eastAsia="zh-CN"/>
          <w14:textFill>
            <w14:solidFill>
              <w14:schemeClr w14:val="tx1"/>
            </w14:solidFill>
          </w14:textFill>
        </w:rPr>
        <w:t>管理者和储备人员</w:t>
      </w:r>
      <w:r>
        <w:rPr>
          <w:rFonts w:hint="eastAsia" w:ascii="宋体" w:hAnsi="宋体" w:eastAsia="宋体" w:cs="宋体"/>
          <w:color w:val="000000" w:themeColor="text1"/>
          <w:sz w:val="24"/>
          <w14:textFill>
            <w14:solidFill>
              <w14:schemeClr w14:val="tx1"/>
            </w14:solidFill>
          </w14:textFill>
        </w:rPr>
        <w:t>，主要实现受测者的问卷测评等功能。该系统需本着简单、快捷、高效、实用的设计理念</w:t>
      </w:r>
      <w:r>
        <w:rPr>
          <w:rFonts w:hint="eastAsia" w:ascii="宋体" w:hAnsi="宋体" w:eastAsia="宋体" w:cs="宋体"/>
          <w:color w:val="000000" w:themeColor="text1"/>
          <w:sz w:val="24"/>
          <w:highlight w:val="none"/>
          <w14:textFill>
            <w14:solidFill>
              <w14:schemeClr w14:val="tx1"/>
            </w14:solidFill>
          </w14:textFill>
        </w:rPr>
        <w:t>，从受测者和管理员</w:t>
      </w:r>
      <w:r>
        <w:rPr>
          <w:rFonts w:hint="eastAsia" w:ascii="宋体" w:hAnsi="宋体" w:eastAsia="宋体" w:cs="宋体"/>
          <w:color w:val="000000" w:themeColor="text1"/>
          <w:sz w:val="24"/>
          <w:highlight w:val="none"/>
          <w:lang w:eastAsia="zh-CN"/>
          <w14:textFill>
            <w14:solidFill>
              <w14:schemeClr w14:val="tx1"/>
            </w14:solidFill>
          </w14:textFill>
        </w:rPr>
        <w:t>两个界面</w:t>
      </w:r>
      <w:r>
        <w:rPr>
          <w:rFonts w:hint="eastAsia" w:ascii="宋体" w:hAnsi="宋体" w:eastAsia="宋体" w:cs="宋体"/>
          <w:color w:val="000000" w:themeColor="text1"/>
          <w:sz w:val="24"/>
          <w:highlight w:val="none"/>
          <w14:textFill>
            <w14:solidFill>
              <w14:schemeClr w14:val="tx1"/>
            </w14:solidFill>
          </w14:textFill>
        </w:rPr>
        <w:t>分别呈现。</w:t>
      </w:r>
    </w:p>
    <w:p w14:paraId="561EC94A">
      <w:pPr>
        <w:spacing w:line="360" w:lineRule="auto"/>
        <w:ind w:firstLine="482"/>
        <w:outlineLvl w:val="1"/>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（一）受测者界面开发</w:t>
      </w:r>
    </w:p>
    <w:p w14:paraId="756190FD">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1、经系统后台支持，生成二维码或网址链接供受测者使用。受测者无需另行安装客户端，仅通过手机微信扫描二维码或电脑点击网址链接，即可顺利登录至相应界面。</w:t>
      </w:r>
    </w:p>
    <w:p w14:paraId="48B28F0A">
      <w:pPr>
        <w:spacing w:line="360" w:lineRule="auto"/>
        <w:ind w:firstLine="480"/>
        <w:rPr>
          <w:rFonts w:hint="eastAsia" w:ascii="宋体" w:hAnsi="宋体" w:eastAsia="宋体" w:cs="宋体"/>
          <w:color w:val="auto"/>
          <w:sz w:val="24"/>
          <w:highlight w:val="none"/>
          <w:lang w:eastAsia="zh-CN"/>
        </w:rPr>
      </w:pPr>
      <w:r>
        <w:rPr>
          <w:rFonts w:hint="eastAsia" w:ascii="宋体" w:hAnsi="宋体" w:eastAsia="宋体" w:cs="宋体"/>
          <w:color w:val="000000" w:themeColor="text1"/>
          <w:sz w:val="24"/>
          <w14:textFill>
            <w14:solidFill>
              <w14:schemeClr w14:val="tx1"/>
            </w14:solidFill>
          </w14:textFill>
        </w:rPr>
        <w:t>2、当受测者成功进入登录界面后，系统会展示答题指南，指导受测者真实、准确地填写个人信息。</w:t>
      </w:r>
      <w:r>
        <w:rPr>
          <w:rFonts w:hint="eastAsia" w:ascii="宋体" w:hAnsi="宋体" w:eastAsia="宋体" w:cs="宋体"/>
          <w:color w:val="auto"/>
          <w:sz w:val="24"/>
          <w:highlight w:val="none"/>
          <w:lang w:val="en-US" w:eastAsia="zh-CN"/>
        </w:rPr>
        <w:t>登录</w:t>
      </w:r>
      <w:r>
        <w:rPr>
          <w:rFonts w:hint="eastAsia" w:ascii="宋体" w:hAnsi="宋体" w:eastAsia="宋体" w:cs="宋体"/>
          <w:color w:val="auto"/>
          <w:sz w:val="24"/>
          <w:highlight w:val="none"/>
        </w:rPr>
        <w:t>界面</w:t>
      </w:r>
      <w:r>
        <w:rPr>
          <w:rFonts w:hint="eastAsia" w:ascii="宋体" w:hAnsi="宋体" w:eastAsia="宋体" w:cs="宋体"/>
          <w:color w:val="auto"/>
          <w:sz w:val="24"/>
          <w:highlight w:val="none"/>
          <w:lang w:val="en-US" w:eastAsia="zh-CN"/>
        </w:rPr>
        <w:t>填写个人信息有两种情况，一是开放模式下，</w:t>
      </w:r>
      <w:r>
        <w:rPr>
          <w:rFonts w:hint="eastAsia" w:ascii="宋体" w:hAnsi="宋体" w:eastAsia="宋体" w:cs="宋体"/>
          <w:color w:val="auto"/>
          <w:sz w:val="24"/>
          <w:highlight w:val="none"/>
        </w:rPr>
        <w:t>受测者需按提示填写姓名、年龄、性别、</w:t>
      </w:r>
      <w:r>
        <w:rPr>
          <w:rFonts w:hint="eastAsia" w:ascii="宋体" w:hAnsi="宋体" w:eastAsia="宋体" w:cs="宋体"/>
          <w:color w:val="auto"/>
          <w:sz w:val="24"/>
          <w:highlight w:val="none"/>
          <w:lang w:val="en-US" w:eastAsia="zh-CN"/>
        </w:rPr>
        <w:t>联系方式（注：手机号各号段皆识别）、</w:t>
      </w:r>
      <w:r>
        <w:rPr>
          <w:rFonts w:hint="eastAsia" w:ascii="宋体" w:hAnsi="宋体" w:eastAsia="宋体" w:cs="宋体"/>
          <w:color w:val="auto"/>
          <w:sz w:val="24"/>
          <w:highlight w:val="none"/>
        </w:rPr>
        <w:t>所属单位及岗位等信息，设置必填项和选填项。填写完毕后，即可进入测评界面。</w:t>
      </w:r>
    </w:p>
    <w:p w14:paraId="4A36683B">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auto"/>
          <w:sz w:val="24"/>
          <w:highlight w:val="none"/>
          <w:lang w:val="en-US" w:eastAsia="zh-CN"/>
        </w:rPr>
        <w:t>二是封闭模式下，</w:t>
      </w:r>
      <w:r>
        <w:rPr>
          <w:rFonts w:hint="eastAsia" w:ascii="宋体" w:hAnsi="宋体" w:eastAsia="宋体" w:cs="宋体"/>
          <w:color w:val="auto"/>
          <w:sz w:val="24"/>
          <w:highlight w:val="none"/>
        </w:rPr>
        <w:t>在启动测评工作之前，管理员将受测群体的基础信息准确无误地导入系统中。</w:t>
      </w:r>
      <w:r>
        <w:rPr>
          <w:rFonts w:hint="eastAsia" w:ascii="宋体" w:hAnsi="宋体" w:eastAsia="宋体" w:cs="宋体"/>
          <w:color w:val="auto"/>
          <w:sz w:val="24"/>
          <w:highlight w:val="none"/>
          <w:lang w:val="en-US" w:eastAsia="zh-CN"/>
        </w:rPr>
        <w:t>此时，</w:t>
      </w:r>
      <w:r>
        <w:rPr>
          <w:rFonts w:hint="eastAsia" w:ascii="宋体" w:hAnsi="宋体" w:eastAsia="宋体" w:cs="宋体"/>
          <w:color w:val="auto"/>
          <w:sz w:val="24"/>
          <w:highlight w:val="none"/>
        </w:rPr>
        <w:t>受测者通过身份证号码或手机号进行身份验证，</w:t>
      </w:r>
      <w:r>
        <w:rPr>
          <w:rFonts w:hint="eastAsia" w:ascii="宋体" w:hAnsi="宋体" w:eastAsia="宋体" w:cs="宋体"/>
          <w:color w:val="auto"/>
          <w:sz w:val="24"/>
          <w:highlight w:val="none"/>
          <w:lang w:val="en-US" w:eastAsia="zh-CN"/>
        </w:rPr>
        <w:t>密码为身份证号</w:t>
      </w:r>
      <w:r>
        <w:rPr>
          <w:rFonts w:hint="eastAsia" w:ascii="宋体" w:hAnsi="宋体" w:eastAsia="宋体" w:cs="宋体"/>
          <w:color w:val="auto"/>
          <w:sz w:val="24"/>
          <w:highlight w:val="none"/>
        </w:rPr>
        <w:t>或手机号</w:t>
      </w:r>
      <w:r>
        <w:rPr>
          <w:rFonts w:hint="eastAsia" w:ascii="宋体" w:hAnsi="宋体" w:eastAsia="宋体" w:cs="宋体"/>
          <w:color w:val="auto"/>
          <w:sz w:val="24"/>
          <w:highlight w:val="none"/>
          <w:lang w:val="en-US" w:eastAsia="zh-CN"/>
        </w:rPr>
        <w:t>后4位数字。验证通过后，</w:t>
      </w:r>
      <w:r>
        <w:rPr>
          <w:rFonts w:hint="eastAsia" w:ascii="宋体" w:hAnsi="宋体" w:eastAsia="宋体" w:cs="宋体"/>
          <w:color w:val="auto"/>
          <w:sz w:val="24"/>
          <w:highlight w:val="none"/>
        </w:rPr>
        <w:t>即可进入测评界面。</w:t>
      </w:r>
      <w:r>
        <w:rPr>
          <w:rFonts w:hint="eastAsia" w:ascii="宋体" w:hAnsi="宋体" w:eastAsia="宋体" w:cs="宋体"/>
          <w:color w:val="auto"/>
          <w:sz w:val="24"/>
          <w:highlight w:val="none"/>
          <w:lang w:val="en-US" w:eastAsia="zh-CN"/>
        </w:rPr>
        <w:t>封闭模式下，可以设置整场测验时长，例如可以设置xx年xx月xx日xx时至xx年xx月xx日xx时。</w:t>
      </w:r>
    </w:p>
    <w:p w14:paraId="7BFA55D9">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3、当受测者成功登录至测评界面后，系统会展示量表指导语。阅读完毕后，即可进入答题界面。</w:t>
      </w:r>
    </w:p>
    <w:p w14:paraId="000DB414">
      <w:pPr>
        <w:spacing w:line="360" w:lineRule="auto"/>
        <w:ind w:firstLine="480"/>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指导语：</w:t>
      </w:r>
    </w:p>
    <w:p w14:paraId="1F4FE362">
      <w:pPr>
        <w:spacing w:line="360" w:lineRule="auto"/>
        <w:ind w:firstLine="480"/>
        <w:rPr>
          <w:rFonts w:hint="eastAsia" w:ascii="宋体" w:hAnsi="宋体" w:eastAsia="宋体" w:cs="宋体"/>
          <w:color w:val="0000FF"/>
          <w:sz w:val="24"/>
        </w:rPr>
      </w:pPr>
      <w:r>
        <w:rPr>
          <w:rFonts w:hint="eastAsia" w:ascii="宋体" w:hAnsi="宋体" w:eastAsia="宋体" w:cs="宋体"/>
          <w:color w:val="0000FF"/>
          <w:sz w:val="24"/>
        </w:rPr>
        <w:t>在进行测验时，请仔细阅读每一个陈述，并根据自己的真实感受和经历，选择最符合您情况的选项。每道题的不同选项之间并没有好坏、正误之分，只需诚实地反映您的</w:t>
      </w:r>
      <w:r>
        <w:rPr>
          <w:rFonts w:hint="eastAsia" w:ascii="宋体" w:hAnsi="宋体" w:eastAsia="宋体" w:cs="宋体"/>
          <w:color w:val="0000FF"/>
          <w:sz w:val="24"/>
          <w:lang w:val="en-US" w:eastAsia="zh-CN"/>
        </w:rPr>
        <w:t>当前</w:t>
      </w:r>
      <w:r>
        <w:rPr>
          <w:rFonts w:hint="eastAsia" w:ascii="宋体" w:hAnsi="宋体" w:eastAsia="宋体" w:cs="宋体"/>
          <w:color w:val="0000FF"/>
          <w:sz w:val="24"/>
        </w:rPr>
        <w:t>状态和感受。</w:t>
      </w:r>
    </w:p>
    <w:p w14:paraId="3D302319">
      <w:pPr>
        <w:spacing w:line="360" w:lineRule="auto"/>
        <w:ind w:firstLine="480"/>
        <w:rPr>
          <w:rFonts w:ascii="宋体" w:hAnsi="宋体" w:eastAsia="宋体" w:cs="宋体"/>
          <w:color w:val="0000FF"/>
          <w:sz w:val="24"/>
        </w:rPr>
      </w:pPr>
      <w:r>
        <w:rPr>
          <w:rFonts w:hint="eastAsia" w:ascii="宋体" w:hAnsi="宋体" w:eastAsia="宋体" w:cs="宋体"/>
          <w:color w:val="0000FF"/>
          <w:sz w:val="24"/>
        </w:rPr>
        <w:t>请注意，每道题目都必须回答，您必须且只能选择一个</w:t>
      </w:r>
      <w:r>
        <w:rPr>
          <w:rFonts w:hint="eastAsia" w:ascii="宋体" w:hAnsi="宋体" w:eastAsia="宋体" w:cs="宋体"/>
          <w:color w:val="0000FF"/>
          <w:sz w:val="24"/>
          <w:lang w:val="en-US" w:eastAsia="zh-CN"/>
        </w:rPr>
        <w:t>符合的选项</w:t>
      </w:r>
      <w:r>
        <w:rPr>
          <w:rFonts w:hint="eastAsia" w:ascii="宋体" w:hAnsi="宋体" w:eastAsia="宋体" w:cs="宋体"/>
          <w:color w:val="0000FF"/>
          <w:sz w:val="24"/>
        </w:rPr>
        <w:t>。</w:t>
      </w:r>
    </w:p>
    <w:p w14:paraId="2D6A11E5">
      <w:pPr>
        <w:spacing w:line="360" w:lineRule="auto"/>
        <w:ind w:firstLine="480"/>
        <w:rPr>
          <w:rFonts w:ascii="宋体" w:hAnsi="宋体" w:eastAsia="宋体" w:cs="宋体"/>
          <w:color w:val="0000FF"/>
          <w:sz w:val="24"/>
        </w:rPr>
      </w:pPr>
      <w:r>
        <w:rPr>
          <w:rFonts w:hint="eastAsia" w:ascii="宋体" w:hAnsi="宋体" w:eastAsia="宋体" w:cs="宋体"/>
          <w:color w:val="0000FF"/>
          <w:sz w:val="24"/>
        </w:rPr>
        <w:t>测试时限：</w:t>
      </w:r>
      <w:r>
        <w:rPr>
          <w:rFonts w:hint="eastAsia" w:ascii="宋体" w:hAnsi="宋体" w:eastAsia="宋体" w:cs="宋体"/>
          <w:color w:val="0000FF"/>
          <w:sz w:val="24"/>
          <w:lang w:val="en-US" w:eastAsia="zh-CN"/>
        </w:rPr>
        <w:t>25</w:t>
      </w:r>
      <w:r>
        <w:rPr>
          <w:rFonts w:hint="eastAsia" w:ascii="宋体" w:hAnsi="宋体" w:eastAsia="宋体" w:cs="宋体"/>
          <w:color w:val="0000FF"/>
          <w:sz w:val="24"/>
        </w:rPr>
        <w:t>分钟。</w:t>
      </w:r>
    </w:p>
    <w:p w14:paraId="2C5D3E3E">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4、在答题界面中，受测者需按顺序逐一回答共计</w:t>
      </w:r>
      <w:r>
        <w:rPr>
          <w:rFonts w:hint="eastAsia" w:ascii="宋体" w:hAnsi="宋体" w:eastAsia="宋体" w:cs="宋体"/>
          <w:color w:val="000000" w:themeColor="text1"/>
          <w:sz w:val="24"/>
          <w:lang w:val="en-US" w:eastAsia="zh-CN"/>
          <w14:textFill>
            <w14:solidFill>
              <w14:schemeClr w14:val="tx1"/>
            </w14:solidFill>
          </w14:textFill>
        </w:rPr>
        <w:t>140</w:t>
      </w:r>
      <w:r>
        <w:rPr>
          <w:rFonts w:hint="eastAsia" w:ascii="宋体" w:hAnsi="宋体" w:eastAsia="宋体" w:cs="宋体"/>
          <w:color w:val="000000" w:themeColor="text1"/>
          <w:sz w:val="24"/>
          <w14:textFill>
            <w14:solidFill>
              <w14:schemeClr w14:val="tx1"/>
            </w14:solidFill>
          </w14:textFill>
        </w:rPr>
        <w:t>道题目。每道题目五个等级选项，依次为“</w:t>
      </w:r>
      <w:r>
        <w:rPr>
          <w:rFonts w:hint="eastAsia" w:ascii="宋体" w:hAnsi="宋体" w:eastAsia="宋体" w:cs="宋体"/>
          <w:color w:val="000000" w:themeColor="text1"/>
          <w:sz w:val="24"/>
          <w:lang w:val="en-US" w:eastAsia="zh-CN"/>
          <w14:textFill>
            <w14:solidFill>
              <w14:schemeClr w14:val="tx1"/>
            </w14:solidFill>
          </w14:textFill>
        </w:rPr>
        <w:t>不</w:t>
      </w:r>
      <w:r>
        <w:rPr>
          <w:rFonts w:hint="eastAsia" w:ascii="宋体" w:hAnsi="宋体" w:eastAsia="宋体" w:cs="宋体"/>
          <w:color w:val="000000" w:themeColor="text1"/>
          <w:sz w:val="24"/>
          <w14:textFill>
            <w14:solidFill>
              <w14:schemeClr w14:val="tx1"/>
            </w14:solidFill>
          </w14:textFill>
        </w:rPr>
        <w:t>符合</w:t>
      </w:r>
      <w:r>
        <w:rPr>
          <w:rFonts w:hint="eastAsia" w:ascii="宋体" w:hAnsi="宋体" w:eastAsia="宋体" w:cs="宋体"/>
          <w:color w:val="000000" w:themeColor="text1"/>
          <w:sz w:val="24"/>
          <w:lang w:eastAsia="zh-CN"/>
          <w14:textFill>
            <w14:solidFill>
              <w14:schemeClr w14:val="tx1"/>
            </w14:solidFill>
          </w14:textFill>
        </w:rPr>
        <w:t>”“</w:t>
      </w:r>
      <w:r>
        <w:rPr>
          <w:rFonts w:hint="eastAsia" w:ascii="宋体" w:hAnsi="宋体" w:eastAsia="宋体" w:cs="宋体"/>
          <w:color w:val="000000" w:themeColor="text1"/>
          <w:sz w:val="24"/>
          <w:lang w:val="en-US" w:eastAsia="zh-CN"/>
          <w14:textFill>
            <w14:solidFill>
              <w14:schemeClr w14:val="tx1"/>
            </w14:solidFill>
          </w14:textFill>
        </w:rPr>
        <w:t>不太</w:t>
      </w:r>
      <w:r>
        <w:rPr>
          <w:rFonts w:hint="eastAsia" w:ascii="宋体" w:hAnsi="宋体" w:eastAsia="宋体" w:cs="宋体"/>
          <w:color w:val="000000" w:themeColor="text1"/>
          <w:sz w:val="24"/>
          <w14:textFill>
            <w14:solidFill>
              <w14:schemeClr w14:val="tx1"/>
            </w14:solidFill>
          </w14:textFill>
        </w:rPr>
        <w:t>符合</w:t>
      </w:r>
      <w:r>
        <w:rPr>
          <w:rFonts w:hint="eastAsia" w:ascii="宋体" w:hAnsi="宋体" w:eastAsia="宋体" w:cs="宋体"/>
          <w:color w:val="000000" w:themeColor="text1"/>
          <w:sz w:val="24"/>
          <w:lang w:eastAsia="zh-CN"/>
          <w14:textFill>
            <w14:solidFill>
              <w14:schemeClr w14:val="tx1"/>
            </w14:solidFill>
          </w14:textFill>
        </w:rPr>
        <w:t>”“</w:t>
      </w:r>
      <w:r>
        <w:rPr>
          <w:rFonts w:hint="eastAsia" w:ascii="宋体" w:hAnsi="宋体" w:eastAsia="宋体" w:cs="宋体"/>
          <w:color w:val="000000" w:themeColor="text1"/>
          <w:sz w:val="24"/>
          <w14:textFill>
            <w14:solidFill>
              <w14:schemeClr w14:val="tx1"/>
            </w14:solidFill>
          </w14:textFill>
        </w:rPr>
        <w:t>一般</w:t>
      </w:r>
      <w:r>
        <w:rPr>
          <w:rFonts w:hint="eastAsia" w:ascii="宋体" w:hAnsi="宋体" w:eastAsia="宋体" w:cs="宋体"/>
          <w:color w:val="000000" w:themeColor="text1"/>
          <w:sz w:val="24"/>
          <w:lang w:eastAsia="zh-CN"/>
          <w14:textFill>
            <w14:solidFill>
              <w14:schemeClr w14:val="tx1"/>
            </w14:solidFill>
          </w14:textFill>
        </w:rPr>
        <w:t>”“</w:t>
      </w:r>
      <w:r>
        <w:rPr>
          <w:rFonts w:hint="eastAsia" w:ascii="宋体" w:hAnsi="宋体" w:eastAsia="宋体" w:cs="宋体"/>
          <w:color w:val="000000" w:themeColor="text1"/>
          <w:sz w:val="24"/>
          <w:lang w:val="en-US" w:eastAsia="zh-CN"/>
          <w14:textFill>
            <w14:solidFill>
              <w14:schemeClr w14:val="tx1"/>
            </w14:solidFill>
          </w14:textFill>
        </w:rPr>
        <w:t>比较</w:t>
      </w:r>
      <w:r>
        <w:rPr>
          <w:rFonts w:hint="eastAsia" w:ascii="宋体" w:hAnsi="宋体" w:eastAsia="宋体" w:cs="宋体"/>
          <w:color w:val="000000" w:themeColor="text1"/>
          <w:sz w:val="24"/>
          <w14:textFill>
            <w14:solidFill>
              <w14:schemeClr w14:val="tx1"/>
            </w14:solidFill>
          </w14:textFill>
        </w:rPr>
        <w:t>符合”以及“</w:t>
      </w:r>
      <w:r>
        <w:rPr>
          <w:rFonts w:hint="eastAsia" w:ascii="宋体" w:hAnsi="宋体" w:eastAsia="宋体" w:cs="宋体"/>
          <w:color w:val="000000" w:themeColor="text1"/>
          <w:sz w:val="24"/>
          <w:lang w:val="en-US" w:eastAsia="zh-CN"/>
          <w14:textFill>
            <w14:solidFill>
              <w14:schemeClr w14:val="tx1"/>
            </w14:solidFill>
          </w14:textFill>
        </w:rPr>
        <w:t>很</w:t>
      </w:r>
      <w:r>
        <w:rPr>
          <w:rFonts w:hint="eastAsia" w:ascii="宋体" w:hAnsi="宋体" w:eastAsia="宋体" w:cs="宋体"/>
          <w:color w:val="000000" w:themeColor="text1"/>
          <w:sz w:val="24"/>
          <w14:textFill>
            <w14:solidFill>
              <w14:schemeClr w14:val="tx1"/>
            </w14:solidFill>
          </w14:textFill>
        </w:rPr>
        <w:t>符合”，要求受测者必须作出选择。在完成所有题目的作答后，受测者有权点击“预览答卷”功能，以便仔细核查自己的答题情况。当确认无误后，可通过点击“提交”按钮，正式结束整个答题流程。</w:t>
      </w:r>
    </w:p>
    <w:p w14:paraId="0FA5941C">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●答题过程中，手动操作实现内容的上下滚动</w:t>
      </w:r>
      <w:r>
        <w:rPr>
          <w:rFonts w:hint="eastAsia" w:ascii="宋体" w:hAnsi="宋体" w:eastAsia="宋体" w:cs="宋体"/>
          <w:color w:val="000000" w:themeColor="text1"/>
          <w:sz w:val="24"/>
          <w:lang w:eastAsia="zh-CN"/>
          <w14:textFill>
            <w14:solidFill>
              <w14:schemeClr w14:val="tx1"/>
            </w14:solidFill>
          </w14:textFill>
        </w:rPr>
        <w:t>，以便答题</w:t>
      </w:r>
      <w:r>
        <w:rPr>
          <w:rFonts w:hint="eastAsia" w:ascii="宋体" w:hAnsi="宋体" w:eastAsia="宋体" w:cs="宋体"/>
          <w:color w:val="000000" w:themeColor="text1"/>
          <w:sz w:val="24"/>
          <w14:textFill>
            <w14:solidFill>
              <w14:schemeClr w14:val="tx1"/>
            </w14:solidFill>
          </w14:textFill>
        </w:rPr>
        <w:t>查看。</w:t>
      </w:r>
    </w:p>
    <w:p w14:paraId="6F082D0E">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●测试总时长设定为</w:t>
      </w:r>
      <w:r>
        <w:rPr>
          <w:rFonts w:hint="eastAsia" w:ascii="宋体" w:hAnsi="宋体" w:eastAsia="宋体" w:cs="宋体"/>
          <w:color w:val="000000" w:themeColor="text1"/>
          <w:sz w:val="24"/>
          <w:lang w:val="en-US" w:eastAsia="zh-CN"/>
          <w14:textFill>
            <w14:solidFill>
              <w14:schemeClr w14:val="tx1"/>
            </w14:solidFill>
          </w14:textFill>
        </w:rPr>
        <w:t>25</w:t>
      </w:r>
      <w:r>
        <w:rPr>
          <w:rFonts w:hint="eastAsia" w:ascii="宋体" w:hAnsi="宋体" w:eastAsia="宋体" w:cs="宋体"/>
          <w:color w:val="000000" w:themeColor="text1"/>
          <w:sz w:val="24"/>
          <w14:textFill>
            <w14:solidFill>
              <w14:schemeClr w14:val="tx1"/>
            </w14:solidFill>
          </w14:textFill>
        </w:rPr>
        <w:t>分钟，受测者若在规定的测试时间内提前完成答题，可选择提前提交。在答题过程中，系统会在用时</w:t>
      </w:r>
      <w:r>
        <w:rPr>
          <w:rFonts w:hint="eastAsia" w:ascii="宋体" w:hAnsi="宋体" w:eastAsia="宋体" w:cs="宋体"/>
          <w:color w:val="000000" w:themeColor="text1"/>
          <w:sz w:val="24"/>
          <w:lang w:val="en-US" w:eastAsia="zh-CN"/>
          <w14:textFill>
            <w14:solidFill>
              <w14:schemeClr w14:val="tx1"/>
            </w14:solidFill>
          </w14:textFill>
        </w:rPr>
        <w:t>20</w:t>
      </w:r>
      <w:r>
        <w:rPr>
          <w:rFonts w:hint="eastAsia" w:ascii="宋体" w:hAnsi="宋体" w:eastAsia="宋体" w:cs="宋体"/>
          <w:color w:val="000000" w:themeColor="text1"/>
          <w:sz w:val="24"/>
          <w14:textFill>
            <w14:solidFill>
              <w14:schemeClr w14:val="tx1"/>
            </w14:solidFill>
          </w14:textFill>
        </w:rPr>
        <w:t>分钟时发出提示，告知受测者“答题时间剩余5分钟，请加快答题速度”。给足受测者时间，保障他们答完并提交。</w:t>
      </w:r>
    </w:p>
    <w:p w14:paraId="0A08F0D3">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●若受测者因故离开答题界面，重新登录时，系统将自动恢复至其退出前的界面状态。</w:t>
      </w:r>
    </w:p>
    <w:p w14:paraId="31344D1B">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5、系统界面友好，受测者易操作，并支持上千人团体同时在线测评，系统运行稳定。</w:t>
      </w:r>
    </w:p>
    <w:p w14:paraId="7EAC139E">
      <w:pPr>
        <w:spacing w:line="360" w:lineRule="auto"/>
        <w:ind w:firstLine="482"/>
        <w:outlineLvl w:val="1"/>
        <w:rPr>
          <w:rFonts w:ascii="宋体" w:hAnsi="宋体" w:eastAsia="宋体" w:cs="宋体"/>
          <w:b/>
          <w:bCs/>
          <w:color w:val="000000" w:themeColor="text1"/>
          <w:sz w:val="24"/>
          <w14:textFill>
            <w14:solidFill>
              <w14:schemeClr w14:val="tx1"/>
            </w14:solidFill>
          </w14:textFill>
        </w:rPr>
      </w:pPr>
      <w:r>
        <w:rPr>
          <w:rFonts w:hint="eastAsia" w:ascii="宋体" w:hAnsi="宋体" w:eastAsia="宋体" w:cs="宋体"/>
          <w:b/>
          <w:bCs/>
          <w:color w:val="000000" w:themeColor="text1"/>
          <w:sz w:val="24"/>
          <w14:textFill>
            <w14:solidFill>
              <w14:schemeClr w14:val="tx1"/>
            </w14:solidFill>
          </w14:textFill>
        </w:rPr>
        <w:t>（二）管理员界面开发</w:t>
      </w:r>
    </w:p>
    <w:p w14:paraId="5474B565">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1、管理员须遵循既定模板上传测评量表，并具备对量表进行全面管理的权限，包括自定义信息扩展及设置各项测评条件，如类别、名称、题目、选项、计分方式、因子公式、维度解释、指导建议及预警范围等。</w:t>
      </w:r>
    </w:p>
    <w:p w14:paraId="6FBE82F9">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2、管理员可生成测评量表的二维码和网址链接，并具备优化美化功能。若量表内容发生变动，系统将自动更新相关二维码和网址链接，无需手动操作。</w:t>
      </w:r>
    </w:p>
    <w:p w14:paraId="00512C4D">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3、系统为管理员提供查看和管理功能，可实时监控并更新所有测评的进度，同时提供详尽的统计动态数据。</w:t>
      </w:r>
    </w:p>
    <w:p w14:paraId="5F6AC3B7">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4、系统将对受测者的心理评估数据进行即时统计，并生成商务风格的图表。</w:t>
      </w:r>
    </w:p>
    <w:p w14:paraId="0D61B116">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5、答题环节结束后，系统将依据预设计算流程对受测者测验结果自动计算得分，自动生成测验报告，以</w:t>
      </w:r>
      <w:r>
        <w:rPr>
          <w:rFonts w:hint="eastAsia" w:ascii="宋体" w:hAnsi="宋体" w:eastAsia="宋体" w:cs="宋体"/>
          <w:color w:val="000000" w:themeColor="text1"/>
          <w:sz w:val="24"/>
          <w:lang w:val="en-US" w:eastAsia="zh-CN"/>
          <w14:textFill>
            <w14:solidFill>
              <w14:schemeClr w14:val="tx1"/>
            </w14:solidFill>
          </w14:textFill>
        </w:rPr>
        <w:t>报告样式</w:t>
      </w:r>
      <w:r>
        <w:rPr>
          <w:rFonts w:hint="eastAsia" w:ascii="宋体" w:hAnsi="宋体" w:eastAsia="宋体" w:cs="宋体"/>
          <w:color w:val="000000" w:themeColor="text1"/>
          <w:sz w:val="24"/>
          <w14:textFill>
            <w14:solidFill>
              <w14:schemeClr w14:val="tx1"/>
            </w14:solidFill>
          </w14:textFill>
        </w:rPr>
        <w:t>直观呈现，评价结果简明易懂。</w:t>
      </w:r>
    </w:p>
    <w:p w14:paraId="5112B48A">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6、报告支持导出功能，并支持自定义导出内容，包括数据得分、图表、重点提示和测评结果等，支持批量导出报告或者指定报告导出功能。除个体报告外，系统还具备团体数据汇总分析功能，可生成团体报告。</w:t>
      </w:r>
    </w:p>
    <w:p w14:paraId="7685C76E">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7、系统具备强大的查询功能，用户可根据测验时间、测试号、受测者姓名、编号、性别、年龄、所在单位等多种信息进行快速查询。</w:t>
      </w:r>
    </w:p>
    <w:p w14:paraId="45EF36B0">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8、系统具备完善的数据库管理功能，能自动生成与SPSS、SAS等统计分析软件标准兼容的数据库文件。此外，系统还提供自动备份/还原服务，以确保数据安全，避免因服务器或网络故障导致的数据丢失。</w:t>
      </w:r>
    </w:p>
    <w:p w14:paraId="3E6E6D7F">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9</w:t>
      </w:r>
      <w:r>
        <w:rPr>
          <w:rFonts w:hint="eastAsia" w:ascii="宋体" w:hAnsi="宋体" w:eastAsia="宋体" w:cs="宋体"/>
          <w:color w:val="000000" w:themeColor="text1"/>
          <w:sz w:val="24"/>
          <w14:textFill>
            <w14:solidFill>
              <w14:schemeClr w14:val="tx1"/>
            </w14:solidFill>
          </w14:textFill>
        </w:rPr>
        <w:t>、支持软件的功能更新、内容扩充，以及新版本的升级。</w:t>
      </w:r>
    </w:p>
    <w:p w14:paraId="438154B9">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11、遵循规范化的项目运作标准，文档严谨完整，代码注释充分，便于后续维护；注重数据的安全性和隐私保护，具备数据加密和安全存储功能。</w:t>
      </w:r>
    </w:p>
    <w:p w14:paraId="7B3F8412">
      <w:pPr>
        <w:spacing w:line="360" w:lineRule="auto"/>
        <w:ind w:firstLine="480"/>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12、管理员在网页后台界面操作即可，对电脑系统及各类浏览器有较高的兼容性。</w:t>
      </w:r>
    </w:p>
    <w:p w14:paraId="0C1A0ACD">
      <w:pPr>
        <w:spacing w:line="360" w:lineRule="auto"/>
        <w:ind w:firstLine="480"/>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13、系统能够具备预警功能，对于高分和低分</w:t>
      </w:r>
      <w:r>
        <w:rPr>
          <w:rFonts w:hint="eastAsia" w:ascii="宋体" w:hAnsi="宋体" w:eastAsia="宋体" w:cs="宋体"/>
          <w:color w:val="000000" w:themeColor="text1"/>
          <w:sz w:val="24"/>
          <w:lang w:eastAsia="zh-CN"/>
          <w14:textFill>
            <w14:solidFill>
              <w14:schemeClr w14:val="tx1"/>
            </w14:solidFill>
          </w14:textFill>
        </w:rPr>
        <w:t>维度</w:t>
      </w:r>
      <w:r>
        <w:rPr>
          <w:rFonts w:hint="eastAsia" w:ascii="宋体" w:hAnsi="宋体" w:eastAsia="宋体" w:cs="宋体"/>
          <w:color w:val="000000" w:themeColor="text1"/>
          <w:sz w:val="24"/>
          <w14:textFill>
            <w14:solidFill>
              <w14:schemeClr w14:val="tx1"/>
            </w14:solidFill>
          </w14:textFill>
        </w:rPr>
        <w:t>之间出现的矛盾项，最好单附页在报告后面，即给出两两矛</w:t>
      </w:r>
      <w:r>
        <w:rPr>
          <w:rFonts w:hint="eastAsia" w:ascii="宋体" w:hAnsi="宋体" w:eastAsia="宋体" w:cs="宋体"/>
          <w:color w:val="000000" w:themeColor="text1"/>
          <w:sz w:val="24"/>
          <w:highlight w:val="none"/>
          <w14:textFill>
            <w14:solidFill>
              <w14:schemeClr w14:val="tx1"/>
            </w14:solidFill>
          </w14:textFill>
        </w:rPr>
        <w:t>盾的</w:t>
      </w:r>
      <w:r>
        <w:rPr>
          <w:rFonts w:hint="eastAsia" w:ascii="宋体" w:hAnsi="宋体" w:eastAsia="宋体" w:cs="宋体"/>
          <w:color w:val="000000" w:themeColor="text1"/>
          <w:sz w:val="24"/>
          <w:highlight w:val="none"/>
          <w:lang w:val="en-US" w:eastAsia="zh-CN"/>
          <w14:textFill>
            <w14:solidFill>
              <w14:schemeClr w14:val="tx1"/>
            </w14:solidFill>
          </w14:textFill>
        </w:rPr>
        <w:t>维度</w:t>
      </w:r>
      <w:r>
        <w:rPr>
          <w:rFonts w:hint="eastAsia" w:ascii="宋体" w:hAnsi="宋体" w:eastAsia="宋体" w:cs="宋体"/>
          <w:color w:val="000000" w:themeColor="text1"/>
          <w:sz w:val="24"/>
          <w14:textFill>
            <w14:solidFill>
              <w14:schemeClr w14:val="tx1"/>
            </w14:solidFill>
          </w14:textFill>
        </w:rPr>
        <w:t>的等级描述（放在一块），让管理员可以直观看到并给予适当调整。</w:t>
      </w:r>
    </w:p>
    <w:p w14:paraId="19FE73B4">
      <w:pPr>
        <w:spacing w:line="360" w:lineRule="auto"/>
        <w:ind w:firstLine="480"/>
        <w:rPr>
          <w:rFonts w:hint="default" w:eastAsiaTheme="minorEastAsia"/>
          <w:lang w:val="en-US" w:eastAsia="zh-CN"/>
        </w:rPr>
      </w:pPr>
      <w:r>
        <w:rPr>
          <w:rFonts w:hint="eastAsia" w:ascii="宋体" w:hAnsi="宋体" w:eastAsia="宋体" w:cs="宋体"/>
          <w:color w:val="000000" w:themeColor="text1"/>
          <w:sz w:val="24"/>
          <w14:textFill>
            <w14:solidFill>
              <w14:schemeClr w14:val="tx1"/>
            </w14:solidFill>
          </w14:textFill>
        </w:rPr>
        <w:t>另外，</w:t>
      </w:r>
      <w:r>
        <w:rPr>
          <w:rFonts w:hint="eastAsia" w:ascii="宋体" w:hAnsi="宋体" w:eastAsia="宋体" w:cs="宋体"/>
          <w:color w:val="000000" w:themeColor="text1"/>
          <w:sz w:val="24"/>
          <w:lang w:eastAsia="zh-CN"/>
          <w14:textFill>
            <w14:solidFill>
              <w14:schemeClr w14:val="tx1"/>
            </w14:solidFill>
          </w14:textFill>
        </w:rPr>
        <w:t>在测试过程中，一旦受测者的答题时间超过</w:t>
      </w:r>
      <w:r>
        <w:rPr>
          <w:rFonts w:hint="eastAsia" w:ascii="宋体" w:hAnsi="宋体" w:eastAsia="宋体" w:cs="宋体"/>
          <w:color w:val="000000" w:themeColor="text1"/>
          <w:sz w:val="24"/>
          <w:lang w:val="en-US" w:eastAsia="zh-CN"/>
          <w14:textFill>
            <w14:solidFill>
              <w14:schemeClr w14:val="tx1"/>
            </w14:solidFill>
          </w14:textFill>
        </w:rPr>
        <w:t>35</w:t>
      </w:r>
      <w:r>
        <w:rPr>
          <w:rFonts w:hint="eastAsia" w:ascii="宋体" w:hAnsi="宋体" w:eastAsia="宋体" w:cs="宋体"/>
          <w:color w:val="000000" w:themeColor="text1"/>
          <w:sz w:val="24"/>
          <w:lang w:eastAsia="zh-CN"/>
          <w14:textFill>
            <w14:solidFill>
              <w14:schemeClr w14:val="tx1"/>
            </w14:solidFill>
          </w14:textFill>
        </w:rPr>
        <w:t>分钟，我们会在报告中明确标注：该受测者的作答时间显著超过预设标准。这种情况意味着受测者在答题过程中可能存在过度担忧或不诚实行为，或对题目理解存在偏差或困难</w:t>
      </w:r>
      <w:r>
        <w:rPr>
          <w:rFonts w:hint="eastAsia" w:ascii="宋体" w:hAnsi="宋体" w:eastAsia="宋体" w:cs="宋体"/>
          <w:color w:val="000000" w:themeColor="text1"/>
          <w:sz w:val="24"/>
          <w:lang w:val="en-US" w:eastAsia="zh-CN"/>
          <w14:textFill>
            <w14:solidFill>
              <w14:schemeClr w14:val="tx1"/>
            </w14:solidFill>
          </w14:textFill>
        </w:rPr>
        <w:t>等现象，具体可以在面试中进行询问澄清</w:t>
      </w:r>
      <w:r>
        <w:rPr>
          <w:rFonts w:hint="eastAsia" w:ascii="宋体" w:hAnsi="宋体" w:eastAsia="宋体" w:cs="宋体"/>
          <w:color w:val="000000" w:themeColor="text1"/>
          <w:sz w:val="24"/>
          <w:lang w:eastAsia="zh-CN"/>
          <w14:textFill>
            <w14:solidFill>
              <w14:schemeClr w14:val="tx1"/>
            </w14:solidFill>
          </w14:textFill>
        </w:rPr>
        <w:t>。因此，所得测试结果可能存在一定误差，仅供使用者参考。我们建议在使用此结果时，应审慎考虑并结合其他信息进行综合评估。</w:t>
      </w:r>
    </w:p>
    <w:sectPr>
      <w:footerReference r:id="rId3" w:type="first"/>
      <w:pgSz w:w="11906" w:h="16838"/>
      <w:pgMar w:top="1440" w:right="1689" w:bottom="1440" w:left="1689"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69F60">
    <w:pPr>
      <w:pStyle w:val="5"/>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awei">
    <w15:presenceInfo w15:providerId="None" w15:userId="hua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RkMzQ1OGM3MGIxM2I1MDY4Y2IyOTEyMTFhYjZkODgifQ=="/>
  </w:docVars>
  <w:rsids>
    <w:rsidRoot w:val="00000000"/>
    <w:rsid w:val="001835D0"/>
    <w:rsid w:val="005E0AA6"/>
    <w:rsid w:val="00E1571B"/>
    <w:rsid w:val="01BB7833"/>
    <w:rsid w:val="021138F7"/>
    <w:rsid w:val="0279438C"/>
    <w:rsid w:val="03076C69"/>
    <w:rsid w:val="03990047"/>
    <w:rsid w:val="044A6798"/>
    <w:rsid w:val="04C37CD4"/>
    <w:rsid w:val="05A950C1"/>
    <w:rsid w:val="061816F7"/>
    <w:rsid w:val="061A5470"/>
    <w:rsid w:val="066E1317"/>
    <w:rsid w:val="084C5688"/>
    <w:rsid w:val="0A5B6057"/>
    <w:rsid w:val="0E5C239D"/>
    <w:rsid w:val="0ED50B73"/>
    <w:rsid w:val="10961B97"/>
    <w:rsid w:val="11E620C1"/>
    <w:rsid w:val="124F64A1"/>
    <w:rsid w:val="12BBD8FA"/>
    <w:rsid w:val="12EC1F42"/>
    <w:rsid w:val="142C344A"/>
    <w:rsid w:val="17683267"/>
    <w:rsid w:val="17683B61"/>
    <w:rsid w:val="18BD1C8B"/>
    <w:rsid w:val="1B6C12EA"/>
    <w:rsid w:val="1D061E52"/>
    <w:rsid w:val="1D862C8F"/>
    <w:rsid w:val="1EAE16C0"/>
    <w:rsid w:val="21665586"/>
    <w:rsid w:val="21920158"/>
    <w:rsid w:val="22A00653"/>
    <w:rsid w:val="23667C24"/>
    <w:rsid w:val="238E494F"/>
    <w:rsid w:val="24A03878"/>
    <w:rsid w:val="25341526"/>
    <w:rsid w:val="259F1096"/>
    <w:rsid w:val="267A4B30"/>
    <w:rsid w:val="27A42056"/>
    <w:rsid w:val="287B2ADD"/>
    <w:rsid w:val="28D63E7E"/>
    <w:rsid w:val="2B7C5840"/>
    <w:rsid w:val="2D8C3348"/>
    <w:rsid w:val="2E4E6A93"/>
    <w:rsid w:val="2E532A1D"/>
    <w:rsid w:val="2EBF6305"/>
    <w:rsid w:val="306460C9"/>
    <w:rsid w:val="31F97D80"/>
    <w:rsid w:val="32470AEB"/>
    <w:rsid w:val="327F4230"/>
    <w:rsid w:val="32E7407C"/>
    <w:rsid w:val="336B6A5B"/>
    <w:rsid w:val="338B0EAB"/>
    <w:rsid w:val="351F18AB"/>
    <w:rsid w:val="358851B1"/>
    <w:rsid w:val="36AE738B"/>
    <w:rsid w:val="3733374C"/>
    <w:rsid w:val="399A1E48"/>
    <w:rsid w:val="3A052413"/>
    <w:rsid w:val="3A175247"/>
    <w:rsid w:val="3A4651CE"/>
    <w:rsid w:val="3A970136"/>
    <w:rsid w:val="3B022307"/>
    <w:rsid w:val="3C6A3D54"/>
    <w:rsid w:val="3CEA09F1"/>
    <w:rsid w:val="3D4B1DBC"/>
    <w:rsid w:val="3D980105"/>
    <w:rsid w:val="3DD551FD"/>
    <w:rsid w:val="3F90690C"/>
    <w:rsid w:val="3FB86B84"/>
    <w:rsid w:val="40116702"/>
    <w:rsid w:val="404E68D0"/>
    <w:rsid w:val="40860686"/>
    <w:rsid w:val="419001E6"/>
    <w:rsid w:val="42B726D8"/>
    <w:rsid w:val="441F5424"/>
    <w:rsid w:val="444430DC"/>
    <w:rsid w:val="446A5BE8"/>
    <w:rsid w:val="45B025DE"/>
    <w:rsid w:val="47F85CF1"/>
    <w:rsid w:val="482B208D"/>
    <w:rsid w:val="4A25586B"/>
    <w:rsid w:val="4B797B0F"/>
    <w:rsid w:val="4DDC4386"/>
    <w:rsid w:val="4E1A4EAE"/>
    <w:rsid w:val="4F4E3061"/>
    <w:rsid w:val="4F8E5B53"/>
    <w:rsid w:val="4FC06F31"/>
    <w:rsid w:val="522E27FC"/>
    <w:rsid w:val="523C2BB9"/>
    <w:rsid w:val="52862B12"/>
    <w:rsid w:val="52E5400F"/>
    <w:rsid w:val="53312A7E"/>
    <w:rsid w:val="538323A9"/>
    <w:rsid w:val="538E49EC"/>
    <w:rsid w:val="53A2209C"/>
    <w:rsid w:val="53E45D42"/>
    <w:rsid w:val="54387E3C"/>
    <w:rsid w:val="54A83213"/>
    <w:rsid w:val="55195EBF"/>
    <w:rsid w:val="55A52666"/>
    <w:rsid w:val="577E0151"/>
    <w:rsid w:val="57F64296"/>
    <w:rsid w:val="5AAB26C5"/>
    <w:rsid w:val="5AB20948"/>
    <w:rsid w:val="5B0E18F6"/>
    <w:rsid w:val="5B2F01EA"/>
    <w:rsid w:val="5C0F1DCA"/>
    <w:rsid w:val="5C6E5E6D"/>
    <w:rsid w:val="5F9C4409"/>
    <w:rsid w:val="60624BBE"/>
    <w:rsid w:val="60D86C2E"/>
    <w:rsid w:val="61614E76"/>
    <w:rsid w:val="61DF3FED"/>
    <w:rsid w:val="64370110"/>
    <w:rsid w:val="64DD29B4"/>
    <w:rsid w:val="64F102BF"/>
    <w:rsid w:val="65002863"/>
    <w:rsid w:val="66D41C46"/>
    <w:rsid w:val="67801DCE"/>
    <w:rsid w:val="67E612F6"/>
    <w:rsid w:val="681A7B2C"/>
    <w:rsid w:val="682E0943"/>
    <w:rsid w:val="68444BA9"/>
    <w:rsid w:val="68A1024E"/>
    <w:rsid w:val="695928D6"/>
    <w:rsid w:val="69B83AA1"/>
    <w:rsid w:val="6A072332"/>
    <w:rsid w:val="6C8247FD"/>
    <w:rsid w:val="6CF43042"/>
    <w:rsid w:val="6D350F65"/>
    <w:rsid w:val="6E8D72AA"/>
    <w:rsid w:val="6EBF4185"/>
    <w:rsid w:val="705C33D8"/>
    <w:rsid w:val="71131414"/>
    <w:rsid w:val="72936E59"/>
    <w:rsid w:val="732775A1"/>
    <w:rsid w:val="738545EF"/>
    <w:rsid w:val="738F7621"/>
    <w:rsid w:val="73903399"/>
    <w:rsid w:val="7412197B"/>
    <w:rsid w:val="750B717B"/>
    <w:rsid w:val="768C01E8"/>
    <w:rsid w:val="777F33F2"/>
    <w:rsid w:val="77F71C38"/>
    <w:rsid w:val="78C266C9"/>
    <w:rsid w:val="791800B8"/>
    <w:rsid w:val="79615170"/>
    <w:rsid w:val="79A13C0A"/>
    <w:rsid w:val="7ABE0CA2"/>
    <w:rsid w:val="7AEEA8C7"/>
    <w:rsid w:val="7BAE0860"/>
    <w:rsid w:val="7BB3799D"/>
    <w:rsid w:val="7BE349AD"/>
    <w:rsid w:val="7BFA4EE7"/>
    <w:rsid w:val="7C2B2E86"/>
    <w:rsid w:val="7CF67BA4"/>
    <w:rsid w:val="7D162B61"/>
    <w:rsid w:val="7D6E474B"/>
    <w:rsid w:val="7FFF09CF"/>
    <w:rsid w:val="ABFF65E1"/>
    <w:rsid w:val="BB9F0B0D"/>
    <w:rsid w:val="BFF70BFA"/>
    <w:rsid w:val="EDBFDE7B"/>
    <w:rsid w:val="F3EBAB8E"/>
    <w:rsid w:val="F5DFFCB2"/>
    <w:rsid w:val="FFF71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character" w:customStyle="1" w:styleId="12">
    <w:name w:val="font11"/>
    <w:basedOn w:val="10"/>
    <w:qFormat/>
    <w:uiPriority w:val="0"/>
    <w:rPr>
      <w:rFonts w:hint="eastAsia" w:ascii="宋体" w:hAnsi="宋体" w:eastAsia="宋体" w:cs="宋体"/>
      <w:b/>
      <w:bCs/>
      <w:color w:val="000000"/>
      <w:sz w:val="22"/>
      <w:szCs w:val="22"/>
      <w:u w:val="none"/>
    </w:rPr>
  </w:style>
  <w:style w:type="character" w:customStyle="1" w:styleId="13">
    <w:name w:val="font21"/>
    <w:basedOn w:val="10"/>
    <w:qFormat/>
    <w:uiPriority w:val="0"/>
    <w:rPr>
      <w:rFonts w:hint="eastAsia" w:ascii="宋体" w:hAnsi="宋体" w:eastAsia="宋体" w:cs="宋体"/>
      <w:color w:val="000000"/>
      <w:sz w:val="21"/>
      <w:szCs w:val="21"/>
      <w:u w:val="none"/>
    </w:rPr>
  </w:style>
  <w:style w:type="character" w:customStyle="1" w:styleId="14">
    <w:name w:val="font31"/>
    <w:basedOn w:val="10"/>
    <w:qFormat/>
    <w:uiPriority w:val="0"/>
    <w:rPr>
      <w:rFonts w:hint="eastAsia" w:ascii="宋体" w:hAnsi="宋体" w:eastAsia="宋体" w:cs="宋体"/>
      <w:color w:val="000000"/>
      <w:sz w:val="22"/>
      <w:szCs w:val="22"/>
      <w:u w:val="none"/>
    </w:rPr>
  </w:style>
  <w:style w:type="character" w:customStyle="1" w:styleId="15">
    <w:name w:val="font41"/>
    <w:basedOn w:val="10"/>
    <w:qFormat/>
    <w:uiPriority w:val="0"/>
    <w:rPr>
      <w:rFonts w:hint="eastAsia" w:ascii="宋体" w:hAnsi="宋体" w:eastAsia="宋体" w:cs="宋体"/>
      <w:b/>
      <w:bCs/>
      <w:color w:val="00B0F0"/>
      <w:sz w:val="24"/>
      <w:szCs w:val="24"/>
      <w:u w:val="none"/>
    </w:rPr>
  </w:style>
  <w:style w:type="character" w:customStyle="1" w:styleId="16">
    <w:name w:val="font51"/>
    <w:basedOn w:val="10"/>
    <w:qFormat/>
    <w:uiPriority w:val="0"/>
    <w:rPr>
      <w:rFonts w:hint="eastAsia" w:ascii="宋体" w:hAnsi="宋体" w:eastAsia="宋体" w:cs="宋体"/>
      <w:color w:val="FF0000"/>
      <w:sz w:val="20"/>
      <w:szCs w:val="20"/>
      <w:u w:val="none"/>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8ce91efe-1e4c-4f4a-a109-f155b2fac73d</errorID>
      <errorWord>需</errorWord>
      <group>L1_Word</group>
      <groupName>字词问题</groupName>
      <ability>L2_Typo</ability>
      <abilityName>字词错误</abilityName>
      <candidateList>
        <item>须</item>
      </candidateList>
      <explain>存在发音相同字词的误用。</explain>
      <paraID>6D3E56D6</paraID>
      <start>32</start>
      <end>33</end>
      <status>modified</status>
      <modifiedWord>须</modifiedWord>
      <trackRevisions>false</trackRevisions>
    </reviewItem>
    <reviewItem>
      <errorID>b2b4b00e-0f01-46aa-a4d4-c2d6c78f0f58</errorID>
      <errorWord>。</errorWord>
      <group>L1_Grammar</group>
      <groupName>语法问题</groupName>
      <ability>L2_Grammar</ability>
      <abilityName>语法错误</abilityName>
      <candidateList>
        <item>出来。</item>
      </candidateList>
      <explain/>
      <paraID>2A197523</paraID>
      <start>40</start>
      <end>43</end>
      <status>modified</status>
      <modifiedWord>出来。</modifiedWord>
      <trackRevisions>false</trackRevisions>
    </reviewItem>
    <reviewItem>
      <errorID>8fb4a37f-4bd5-40a2-b6ec-6fd4fb5fed60</errorID>
      <errorWord>*</errorWord>
      <group>L1_Punc</group>
      <groupName>标点问题</groupName>
      <ability>L2_Punc_CN</ability>
      <abilityName>标点符号问题</abilityName>
      <candidateList/>
      <explain/>
      <paraID>2F62CCE0</paraID>
      <start>0</start>
      <end>1</end>
      <status>unmodified</status>
      <modifiedWord/>
      <trackRevisions>false</trackRevisions>
    </reviewItem>
    <reviewItem>
      <errorID>d00f8bf0-ba95-44f4-bd89-93ada3dff047</errorID>
      <errorWord>*</errorWord>
      <group>L1_Punc</group>
      <groupName>标点问题</groupName>
      <ability>L2_Punc_CN</ability>
      <abilityName>标点符号问题</abilityName>
      <candidateList/>
      <explain/>
      <paraID>57B3C9CC</paraID>
      <start>0</start>
      <end>1</end>
      <status>unmodified</status>
      <modifiedWord/>
      <trackRevisions>false</trackRevisions>
    </reviewItem>
    <reviewItem>
      <errorID>7af86948-9f77-4328-82c9-21204f3833a5</errorID>
      <errorWord>*</errorWord>
      <group>L1_Punc</group>
      <groupName>标点问题</groupName>
      <ability>L2_Punc_CN</ability>
      <abilityName>标点符号问题</abilityName>
      <candidateList/>
      <explain/>
      <paraID>1A2BF2B7</paraID>
      <start>0</start>
      <end>1</end>
      <status>unmodified</status>
      <modifiedWord/>
      <trackRevisions>false</trackRevisions>
    </reviewItem>
    <reviewItem>
      <errorID>bc38ba30-e565-480b-9fb4-cb0fa9618c88</errorID>
      <errorWord>*</errorWord>
      <group>L1_Punc</group>
      <groupName>标点问题</groupName>
      <ability>L2_Punc_CN</ability>
      <abilityName>标点符号问题</abilityName>
      <candidateList/>
      <explain/>
      <paraID>625445CB</paraID>
      <start>0</start>
      <end>1</end>
      <status>unmodified</status>
      <modifiedWord/>
      <trackRevisions>false</trackRevisions>
    </reviewItem>
    <reviewItem>
      <errorID>d8e70b0f-422c-4f6c-a6cc-539cc0cf7908</errorID>
      <errorWord>*</errorWord>
      <group>L1_Punc</group>
      <groupName>标点问题</groupName>
      <ability>L2_Punc_CN</ability>
      <abilityName>标点符号问题</abilityName>
      <candidateList/>
      <explain/>
      <paraID>4DC404B6</paraID>
      <start>0</start>
      <end>1</end>
      <status>unmodified</status>
      <modifiedWord/>
      <trackRevisions>false</trackRevisions>
    </reviewItem>
    <reviewItem>
      <errorID>9e969483-5232-430c-9374-8892cced76fa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2EE292F0</paraID>
      <start>0</start>
      <end>2</end>
      <status>unmodified</status>
      <modifiedWord/>
      <trackRevisions>false</trackRevisions>
    </reviewItem>
    <reviewItem>
      <errorID>214730c4-6fbb-473e-988c-b5bcb8d376ff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24DD2466</paraID>
      <start>0</start>
      <end>2</end>
      <status>unmodified</status>
      <modifiedWord/>
      <trackRevisions>false</trackRevisions>
    </reviewItem>
    <reviewItem>
      <errorID>26685005-5d8a-492f-82f2-a3ae28dc9c6f</errorID>
      <errorWord>完</errorWord>
      <group>L1_Word</group>
      <groupName>字词问题</groupName>
      <ability>L2_Typo</ability>
      <abilityName>字词错误</abilityName>
      <candidateList>
        <item>完成</item>
      </candidateList>
      <explain/>
      <paraID>5AEEBDDF</paraID>
      <start>6</start>
      <end>8</end>
      <status>modified</status>
      <modifiedWord>完成</modifiedWord>
      <trackRevisions>false</trackRevisions>
    </reviewItem>
    <reviewItem>
      <errorID>4468a1b9-fea2-4b4f-a3e1-164141e1bcad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E9AC29E</paraID>
      <start>0</start>
      <end>2</end>
      <status>unmodified</status>
      <modifiedWord/>
      <trackRevisions>false</trackRevisions>
    </reviewItem>
    <reviewItem>
      <errorID>179665ed-e2c9-4f68-b07f-3944ce768740</errorID>
      <errorWord>完</errorWord>
      <group>L1_Word</group>
      <groupName>字词问题</groupName>
      <ability>L2_Typo</ability>
      <abilityName>字词错误</abilityName>
      <candidateList>
        <item>完成</item>
      </candidateList>
      <explain/>
      <paraID>4DAFA55E</paraID>
      <start>6</start>
      <end>8</end>
      <status>modified</status>
      <modifiedWord>完成</modifiedWord>
      <trackRevisions>false</trackRevisions>
    </reviewItem>
    <reviewItem>
      <errorID>fcb20512-2468-4ef6-a4e9-a6db7bc1342b</errorID>
      <errorWord>管理者</errorWord>
      <group>L1_Punc</group>
      <groupName>标点问题</groupName>
      <ability>L2_Punc_CN</ability>
      <abilityName>标点符号问题</abilityName>
      <candidateList>
        <item>、管理者</item>
      </candidateList>
      <explain/>
      <paraID>21791FB8</paraID>
      <start>26</start>
      <end>29</end>
      <status>unmodified</status>
      <modifiedWord/>
      <trackRevisions>false</trackRevisions>
    </reviewItem>
    <reviewItem>
      <errorID>54bfd6fb-e824-4039-bbec-5fd2a60ba483</errorID>
      <errorWord>界面</errorWord>
      <group>L1_Grammar</group>
      <groupName>语法问题</groupName>
      <ability>L2_Grammar</ability>
      <abilityName>语法错误</abilityName>
      <candidateList>
        <item>两个界面</item>
      </candidateList>
      <explain/>
      <paraID>21791FB8</paraID>
      <start>82</start>
      <end>86</end>
      <status>modified</status>
      <modifiedWord>两个界面</modifiedWord>
      <trackRevisions>false</trackRevisions>
    </reviewItem>
    <reviewItem>
      <errorID>042ba730-ac38-4421-a1a3-4daa82b2a06d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756190FD</paraID>
      <start>0</start>
      <end>2</end>
      <status>unmodified</status>
      <modifiedWord/>
      <trackRevisions>false</trackRevisions>
    </reviewItem>
    <reviewItem>
      <errorID>6fc414fb-c0d1-4688-bb5f-401105c2cf14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48B28F0A</paraID>
      <start>0</start>
      <end>2</end>
      <status>unmodified</status>
      <modifiedWord/>
      <trackRevisions>false</trackRevisions>
    </reviewItem>
    <reviewItem>
      <errorID>d0a756d7-77a1-452a-8963-b6861a0ae48c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7BFA55D9</paraID>
      <start>0</start>
      <end>2</end>
      <status>unmodified</status>
      <modifiedWord/>
      <trackRevisions>false</trackRevisions>
    </reviewItem>
    <reviewItem>
      <errorID>8d8ae327-2bdc-42a2-84f7-888b6e63f68d</errorID>
      <errorWord>选项</errorWord>
      <group>L1_Word</group>
      <groupName>字词问题</groupName>
      <ability>L2_Typo</ability>
      <abilityName>字词错误</abilityName>
      <candidateList>
        <item>的选项</item>
      </candidateList>
      <explain/>
      <paraID>3D302319</paraID>
      <start>26</start>
      <end>29</end>
      <status>modified</status>
      <modifiedWord>的选项</modifiedWord>
      <trackRevisions>false</trackRevisions>
    </reviewItem>
    <reviewItem>
      <errorID>b8056bb2-5344-40fd-a793-155767583946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2C5D3E3E</paraID>
      <start>0</start>
      <end>2</end>
      <status>unmodified</status>
      <modifiedWord/>
      <trackRevisions>false</trackRevisions>
    </reviewItem>
    <reviewItem>
      <errorID>35ff9abc-2277-4d36-bfaf-3e3572ec36a1</errorID>
      <errorWord>答题</errorWord>
      <group>L1_Grammar</group>
      <groupName>语法问题</groupName>
      <ability>L2_Grammar</ability>
      <abilityName>语法错误</abilityName>
      <candidateList>
        <item>，以便答题</item>
      </candidateList>
      <explain/>
      <paraID> FA5941C</paraID>
      <start>20</start>
      <end>25</end>
      <status>modified</status>
      <modifiedWord>，以便答题</modifiedWord>
      <trackRevisions>false</trackRevisions>
    </reviewItem>
    <reviewItem>
      <errorID>b16b29b8-a929-4ee8-8c96-c2f881d5d16b</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31344D1B</paraID>
      <start>0</start>
      <end>2</end>
      <status>unmodified</status>
      <modifiedWord/>
      <trackRevisions>false</trackRevisions>
    </reviewItem>
    <reviewItem>
      <errorID>460f492b-a37f-42f9-8429-bd899375bfe1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5474B565</paraID>
      <start>0</start>
      <end>2</end>
      <status>unmodified</status>
      <modifiedWord/>
      <trackRevisions>false</trackRevisions>
    </reviewItem>
    <reviewItem>
      <errorID>22629a11-d3fe-4930-b5ff-2ea8499ae686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6FBE82F9</paraID>
      <start>0</start>
      <end>2</end>
      <status>unmodified</status>
      <modifiedWord/>
      <trackRevisions>false</trackRevisions>
    </reviewItem>
    <reviewItem>
      <errorID>ae2d9c61-7241-41dd-aab4-168f1798c4b3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512C4D</paraID>
      <start>0</start>
      <end>2</end>
      <status>unmodified</status>
      <modifiedWord/>
      <trackRevisions>false</trackRevisions>
    </reviewItem>
    <reviewItem>
      <errorID>485be256-77ad-4ff7-99c1-1ca80a38722e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5F6AC3B7</paraID>
      <start>0</start>
      <end>2</end>
      <status>unmodified</status>
      <modifiedWord/>
      <trackRevisions>false</trackRevisions>
    </reviewItem>
    <reviewItem>
      <errorID>7fcb2db4-ab1f-4c94-94b4-75984cecd4a0</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D61B116</paraID>
      <start>0</start>
      <end>2</end>
      <status>unmodified</status>
      <modifiedWord/>
      <trackRevisions>false</trackRevisions>
    </reviewItem>
    <reviewItem>
      <errorID>7aa3e9c2-e5b6-454a-b515-df3176ec52bd</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5112B48A</paraID>
      <start>0</start>
      <end>2</end>
      <status>unmodified</status>
      <modifiedWord/>
      <trackRevisions>false</trackRevisions>
    </reviewItem>
    <reviewItem>
      <errorID>d3865999-0d45-4ad1-a687-d56ec4065cac</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7685C76E</paraID>
      <start>0</start>
      <end>2</end>
      <status>unmodified</status>
      <modifiedWord/>
      <trackRevisions>false</trackRevisions>
    </reviewItem>
    <reviewItem>
      <errorID>67e5bd88-3a2c-4641-942c-e35749070022</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45EF36B0</paraID>
      <start>0</start>
      <end>2</end>
      <status>unmodified</status>
      <modifiedWord/>
      <trackRevisions>false</trackRevisions>
    </reviewItem>
    <reviewItem>
      <errorID>c1a2e4ee-aeda-4e42-913c-b256ac7e9aff</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3E6E6D7F</paraID>
      <start>0</start>
      <end>2</end>
      <status>unmodified</status>
      <modifiedWord/>
      <trackRevisions>false</trackRevisions>
    </reviewItem>
    <reviewItem>
      <errorID>70943f94-eae3-4506-80d5-9b7673183677</errorID>
      <errorWord>11、</errorWord>
      <group>L1_Format</group>
      <groupName>格式问题</groupName>
      <ability>L2_Ordinal</ability>
      <abilityName>序号格式</abilityName>
      <candidateList>
        <item>10、</item>
      </candidateList>
      <explain>标题顺序错误，请检查标题顺序是否合理。</explain>
      <paraID>438154B9</paraID>
      <start>0</start>
      <end>3</end>
      <status>unmodified</status>
      <modifiedWord/>
      <trackRevisions>false</trackRevisions>
    </reviewItem>
    <reviewItem>
      <errorID>cf34850e-225b-4d9e-809c-08358f4ca2d9</errorID>
      <errorWord>12、</errorWord>
      <group>L1_Format</group>
      <groupName>格式问题</groupName>
      <ability>L2_Ordinal</ability>
      <abilityName>序号格式</abilityName>
      <candidateList>
        <item>12.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7B3F8412</paraID>
      <start>0</start>
      <end>3</end>
      <status>unmodified</status>
      <modifiedWord/>
      <trackRevisions>false</trackRevisions>
    </reviewItem>
    <reviewItem>
      <errorID>84c07427-5665-40c7-9a54-c67bc1e3ce6a</errorID>
      <errorWord>13、</errorWord>
      <group>L1_Format</group>
      <groupName>格式问题</groupName>
      <ability>L2_Ordinal</ability>
      <abilityName>序号格式</abilityName>
      <candidateList>
        <item>12、</item>
      </candidateList>
      <explain>标题顺序错误，请检查标题顺序是否合理。</explain>
      <paraID> C1A0ACD</paraID>
      <start>0</start>
      <end>3</end>
      <status>unmodified</status>
      <modifiedWord/>
      <trackRevisions>false</trackRevisions>
    </reviewItem>
  </reviewItems>
  <config/>
</contractReview>
</file>

<file path=customXml/itemProps1.xml><?xml version="1.0" encoding="utf-8"?>
<ds:datastoreItem xmlns:ds="http://schemas.openxmlformats.org/officeDocument/2006/customXml" ds:itemID="{19eaf10e-47db-4f81-8c78-3daf914d20b6}">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1525</Words>
  <Characters>2204</Characters>
  <Lines>0</Lines>
  <Paragraphs>0</Paragraphs>
  <TotalTime>0</TotalTime>
  <ScaleCrop>false</ScaleCrop>
  <LinksUpToDate>false</LinksUpToDate>
  <CharactersWithSpaces>2204</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2024-05-10T14:27:00Z</dcterms:created>
  <dc:creator>Administrator</dc:creator>
  <cp:lastModifiedBy>张瑞玲</cp:lastModifiedBy>
  <dcterms:modified xsi:type="dcterms:W3CDTF">2026-09-29T01:28:36Z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1AE8BAF101B640E0AB00B36F1B257328_13</vt:lpwstr>
  </property>
  <property fmtid="{D5CDD505-2E9C-101B-9397-08002B2CF9AE}" pid="4" name="KSOTemplateDocerSaveRecord">
    <vt:lpwstr>eyJoZGlkIjoiNDNlOTYyZWQ1OTVkZDI4MzY1ODM0ODE3MDE5NDJlYjkiLCJ1c2VySWQiOiIyMTIzNzYyMTgifQ==</vt:lpwstr>
  </property>
</Properties>
</file>